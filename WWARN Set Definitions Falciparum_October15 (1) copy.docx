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97EE" w14:textId="77777777" w:rsidR="00432DF0" w:rsidRDefault="00432DF0"/>
    <w:p w14:paraId="63305256" w14:textId="77777777" w:rsidR="00432DF0" w:rsidRDefault="00432DF0" w:rsidP="00432DF0">
      <w:pPr>
        <w:jc w:val="center"/>
      </w:pPr>
    </w:p>
    <w:p w14:paraId="4FD39504" w14:textId="77777777" w:rsidR="00432DF0" w:rsidRDefault="00432DF0" w:rsidP="00432DF0">
      <w:pPr>
        <w:jc w:val="center"/>
      </w:pPr>
    </w:p>
    <w:p w14:paraId="0308AA40" w14:textId="77777777" w:rsidR="00432DF0" w:rsidRDefault="00432DF0" w:rsidP="00432DF0">
      <w:pPr>
        <w:jc w:val="center"/>
      </w:pPr>
    </w:p>
    <w:p w14:paraId="7E780D06" w14:textId="77777777" w:rsidR="00432DF0" w:rsidRDefault="00432DF0" w:rsidP="00432DF0">
      <w:pPr>
        <w:pStyle w:val="Title"/>
      </w:pPr>
      <w:r>
        <w:t>WWARN SET DEFINITIONS</w:t>
      </w:r>
      <w:r w:rsidR="008F2232">
        <w:t xml:space="preserve"> FOR </w:t>
      </w:r>
      <w:r>
        <w:t xml:space="preserve">  </w:t>
      </w:r>
      <w:r w:rsidR="008F2232">
        <w:t>FALCIPARUM ANALYSIS</w:t>
      </w:r>
      <w:r>
        <w:t xml:space="preserve">                                        </w:t>
      </w:r>
      <w:r>
        <w:br w:type="page"/>
      </w:r>
    </w:p>
    <w:p w14:paraId="5E988CBA" w14:textId="77777777" w:rsidR="00432DF0" w:rsidRPr="00432DF0" w:rsidRDefault="00432DF0" w:rsidP="00432DF0"/>
    <w:p w14:paraId="1D5B9B68" w14:textId="77777777" w:rsidR="00432DF0" w:rsidRPr="00432DF0" w:rsidRDefault="00432DF0" w:rsidP="00432DF0"/>
    <w:tbl>
      <w:tblPr>
        <w:tblStyle w:val="TableGrid"/>
        <w:tblpPr w:leftFromText="180" w:rightFromText="180" w:vertAnchor="text" w:horzAnchor="margin" w:tblpY="-599"/>
        <w:tblW w:w="0" w:type="auto"/>
        <w:tblLook w:val="04A0" w:firstRow="1" w:lastRow="0" w:firstColumn="1" w:lastColumn="0" w:noHBand="0" w:noVBand="1"/>
      </w:tblPr>
      <w:tblGrid>
        <w:gridCol w:w="1778"/>
        <w:gridCol w:w="7238"/>
      </w:tblGrid>
      <w:tr w:rsidR="00432DF0" w14:paraId="7C637891" w14:textId="77777777" w:rsidTr="00432DF0">
        <w:tc>
          <w:tcPr>
            <w:tcW w:w="9242" w:type="dxa"/>
            <w:gridSpan w:val="2"/>
          </w:tcPr>
          <w:p w14:paraId="5E65A478" w14:textId="77777777" w:rsidR="00432DF0" w:rsidRPr="0037280D" w:rsidRDefault="00432DF0" w:rsidP="00432DF0">
            <w:pPr>
              <w:rPr>
                <w:b/>
              </w:rPr>
            </w:pPr>
            <w:r w:rsidRPr="0037280D">
              <w:rPr>
                <w:b/>
              </w:rPr>
              <w:t>FlgDV1 – Hyperparasitaemia (&gt; 250000uL) on inclusion</w:t>
            </w:r>
            <w:r w:rsidR="0037280D">
              <w:rPr>
                <w:b/>
              </w:rPr>
              <w:br/>
            </w:r>
          </w:p>
        </w:tc>
      </w:tr>
      <w:tr w:rsidR="00432DF0" w14:paraId="3D19D5F1" w14:textId="77777777" w:rsidTr="00432DF0">
        <w:tc>
          <w:tcPr>
            <w:tcW w:w="9242" w:type="dxa"/>
            <w:gridSpan w:val="2"/>
          </w:tcPr>
          <w:p w14:paraId="0F153EE0" w14:textId="77777777" w:rsidR="00432DF0" w:rsidRPr="00552760" w:rsidRDefault="00432DF0" w:rsidP="00432DF0">
            <w:pPr>
              <w:rPr>
                <w:b/>
              </w:rPr>
            </w:pPr>
            <w:r w:rsidRPr="00552760">
              <w:rPr>
                <w:b/>
              </w:rPr>
              <w:t>Old definition:</w:t>
            </w:r>
            <w:r>
              <w:rPr>
                <w:b/>
              </w:rPr>
              <w:t xml:space="preserve"> </w:t>
            </w:r>
            <w:r w:rsidRPr="00B132EF">
              <w:t>Hyperparasitaemia (&gt; 250000uL) on inclusion</w:t>
            </w:r>
          </w:p>
        </w:tc>
      </w:tr>
      <w:tr w:rsidR="00432DF0" w14:paraId="7FF4DFDD" w14:textId="77777777" w:rsidTr="00432DF0">
        <w:tc>
          <w:tcPr>
            <w:tcW w:w="9242" w:type="dxa"/>
            <w:gridSpan w:val="2"/>
          </w:tcPr>
          <w:p w14:paraId="23314BBB" w14:textId="77777777" w:rsidR="00432DF0" w:rsidRDefault="00432DF0" w:rsidP="00432DF0">
            <w:r w:rsidRPr="00552760">
              <w:rPr>
                <w:b/>
              </w:rPr>
              <w:t>New definition:</w:t>
            </w:r>
            <w:r>
              <w:rPr>
                <w:b/>
              </w:rPr>
              <w:t xml:space="preserve">  </w:t>
            </w:r>
            <w:r>
              <w:t xml:space="preserve">Contains </w:t>
            </w:r>
            <w:r w:rsidRPr="0062341E">
              <w:t>zero if the patient has any parasite count greater than 250000 on the first measurement of day zero, otherwise returns null.</w:t>
            </w:r>
            <w:r w:rsidR="00564CAC">
              <w:t xml:space="preserve"> Only Pfmicl checked, not gametocytes.</w:t>
            </w:r>
          </w:p>
          <w:p w14:paraId="3532FBDB" w14:textId="77777777" w:rsidR="00432DF0" w:rsidRPr="00552760" w:rsidRDefault="00432DF0" w:rsidP="00432DF0">
            <w:pPr>
              <w:rPr>
                <w:b/>
              </w:rPr>
            </w:pPr>
            <w:r>
              <w:t>N.B.  Parasitaemia counts greater than 50</w:t>
            </w:r>
            <w:r w:rsidR="005C7741">
              <w:t>0,</w:t>
            </w:r>
            <w:r>
              <w:t>000 are considered to be errors and will be removed by an early stage of curation.</w:t>
            </w:r>
          </w:p>
        </w:tc>
      </w:tr>
      <w:tr w:rsidR="00432DF0" w14:paraId="5B6CEE57" w14:textId="77777777" w:rsidTr="00432DF0">
        <w:tc>
          <w:tcPr>
            <w:tcW w:w="1809" w:type="dxa"/>
          </w:tcPr>
          <w:p w14:paraId="703D2348" w14:textId="77777777" w:rsidR="00432DF0" w:rsidRPr="00552760" w:rsidRDefault="00432DF0" w:rsidP="00432DF0">
            <w:pPr>
              <w:rPr>
                <w:b/>
              </w:rPr>
            </w:pPr>
            <w:r w:rsidRPr="00552760">
              <w:rPr>
                <w:b/>
              </w:rPr>
              <w:t>Date: 2012-11-08</w:t>
            </w:r>
          </w:p>
        </w:tc>
        <w:tc>
          <w:tcPr>
            <w:tcW w:w="7433" w:type="dxa"/>
          </w:tcPr>
          <w:p w14:paraId="747F870D" w14:textId="77777777" w:rsidR="00432DF0" w:rsidRDefault="00432DF0" w:rsidP="00432DF0">
            <w:r>
              <w:t>Picking up variance on study QBPQM – Mapper 1 returns values like 0.837</w:t>
            </w:r>
          </w:p>
        </w:tc>
      </w:tr>
      <w:tr w:rsidR="00255A5D" w14:paraId="6C4B98F1" w14:textId="77777777" w:rsidTr="00432DF0">
        <w:tc>
          <w:tcPr>
            <w:tcW w:w="1809" w:type="dxa"/>
          </w:tcPr>
          <w:p w14:paraId="7D0059BE" w14:textId="77777777" w:rsidR="00255A5D" w:rsidRPr="00552760" w:rsidRDefault="00255A5D" w:rsidP="00432DF0">
            <w:pPr>
              <w:rPr>
                <w:b/>
              </w:rPr>
            </w:pPr>
            <w:r>
              <w:rPr>
                <w:b/>
              </w:rPr>
              <w:t>Date:2012-11-15</w:t>
            </w:r>
          </w:p>
        </w:tc>
        <w:tc>
          <w:tcPr>
            <w:tcW w:w="7433" w:type="dxa"/>
          </w:tcPr>
          <w:p w14:paraId="117FBB92" w14:textId="77777777" w:rsidR="00255A5D" w:rsidRDefault="00255A5D" w:rsidP="00432DF0">
            <w:r>
              <w:t>Code checked</w:t>
            </w:r>
          </w:p>
        </w:tc>
      </w:tr>
      <w:tr w:rsidR="00600510" w14:paraId="3773872C" w14:textId="77777777" w:rsidTr="00432DF0">
        <w:tc>
          <w:tcPr>
            <w:tcW w:w="1809" w:type="dxa"/>
          </w:tcPr>
          <w:p w14:paraId="2B374BA4" w14:textId="77777777" w:rsidR="00600510" w:rsidRDefault="00600510" w:rsidP="00432DF0">
            <w:pPr>
              <w:rPr>
                <w:b/>
              </w:rPr>
            </w:pPr>
            <w:r>
              <w:rPr>
                <w:b/>
              </w:rPr>
              <w:t>Date: 2012-11-19</w:t>
            </w:r>
          </w:p>
        </w:tc>
        <w:tc>
          <w:tcPr>
            <w:tcW w:w="7433" w:type="dxa"/>
          </w:tcPr>
          <w:p w14:paraId="035D9040" w14:textId="77777777" w:rsidR="00600510" w:rsidRDefault="00600510" w:rsidP="00432DF0">
            <w:r>
              <w:t>Tested in WWarnsetUtils.</w:t>
            </w:r>
            <w:r w:rsidRPr="00600510">
              <w:t>HyperparasitaemiaTest</w:t>
            </w:r>
          </w:p>
        </w:tc>
      </w:tr>
    </w:tbl>
    <w:p w14:paraId="661564FF" w14:textId="77777777" w:rsidR="005B08AC" w:rsidRDefault="005B08AC"/>
    <w:tbl>
      <w:tblPr>
        <w:tblStyle w:val="TableGrid"/>
        <w:tblpPr w:leftFromText="180" w:rightFromText="180" w:vertAnchor="text" w:horzAnchor="margin" w:tblpY="46"/>
        <w:tblW w:w="0" w:type="auto"/>
        <w:tblLook w:val="04A0" w:firstRow="1" w:lastRow="0" w:firstColumn="1" w:lastColumn="0" w:noHBand="0" w:noVBand="1"/>
      </w:tblPr>
      <w:tblGrid>
        <w:gridCol w:w="1786"/>
        <w:gridCol w:w="7230"/>
      </w:tblGrid>
      <w:tr w:rsidR="0062341E" w14:paraId="1ED0CC50" w14:textId="77777777" w:rsidTr="005B08AC">
        <w:tc>
          <w:tcPr>
            <w:tcW w:w="9242" w:type="dxa"/>
            <w:gridSpan w:val="2"/>
          </w:tcPr>
          <w:p w14:paraId="5DD06573" w14:textId="77777777" w:rsidR="0062341E" w:rsidRPr="00AA7D5E" w:rsidRDefault="0062341E" w:rsidP="0062341E">
            <w:pPr>
              <w:rPr>
                <w:b/>
              </w:rPr>
            </w:pPr>
            <w:r>
              <w:rPr>
                <w:b/>
              </w:rPr>
              <w:t xml:space="preserve">FlgDV2 – </w:t>
            </w:r>
            <w:r w:rsidR="00C637D9">
              <w:t xml:space="preserve"> </w:t>
            </w:r>
            <w:r w:rsidR="00C637D9" w:rsidRPr="00C637D9">
              <w:rPr>
                <w:b/>
              </w:rPr>
              <w:t>No Falciparum on inclusion</w:t>
            </w:r>
            <w:r w:rsidR="0037280D">
              <w:rPr>
                <w:b/>
              </w:rPr>
              <w:br/>
            </w:r>
          </w:p>
        </w:tc>
      </w:tr>
      <w:tr w:rsidR="0062341E" w14:paraId="2D2C949F" w14:textId="77777777" w:rsidTr="005B08AC">
        <w:tc>
          <w:tcPr>
            <w:tcW w:w="9242" w:type="dxa"/>
            <w:gridSpan w:val="2"/>
          </w:tcPr>
          <w:p w14:paraId="4B3AE33E" w14:textId="77777777" w:rsidR="0062341E" w:rsidRPr="00552760" w:rsidRDefault="0062341E" w:rsidP="00C637D9">
            <w:pPr>
              <w:rPr>
                <w:b/>
              </w:rPr>
            </w:pPr>
            <w:r w:rsidRPr="00552760">
              <w:rPr>
                <w:b/>
              </w:rPr>
              <w:t>Old definition:</w:t>
            </w:r>
            <w:r>
              <w:rPr>
                <w:b/>
              </w:rPr>
              <w:t xml:space="preserve"> </w:t>
            </w:r>
            <w:r w:rsidR="00C637D9">
              <w:t xml:space="preserve"> No Falciparum </w:t>
            </w:r>
            <w:r w:rsidRPr="00B132EF">
              <w:t>on inclusion</w:t>
            </w:r>
          </w:p>
        </w:tc>
      </w:tr>
      <w:tr w:rsidR="0062341E" w14:paraId="523FBA2B" w14:textId="77777777" w:rsidTr="005B08AC">
        <w:tc>
          <w:tcPr>
            <w:tcW w:w="9242" w:type="dxa"/>
            <w:gridSpan w:val="2"/>
          </w:tcPr>
          <w:p w14:paraId="224E5C19" w14:textId="77777777" w:rsidR="0062341E" w:rsidRDefault="0062341E" w:rsidP="00C637D9">
            <w:r w:rsidRPr="00552760">
              <w:rPr>
                <w:b/>
              </w:rPr>
              <w:t>New definition:</w:t>
            </w:r>
            <w:r>
              <w:rPr>
                <w:b/>
              </w:rPr>
              <w:t xml:space="preserve">  </w:t>
            </w:r>
            <w:r w:rsidR="00C637D9">
              <w:t>Contains</w:t>
            </w:r>
            <w:r w:rsidRPr="0062341E">
              <w:t xml:space="preserve"> zero if the patient has </w:t>
            </w:r>
            <w:r w:rsidR="00C637D9">
              <w:t>no Falciparum counts or Falciparum presence for the first smear of day zero, otherwise returns a null.</w:t>
            </w:r>
          </w:p>
          <w:p w14:paraId="332FF7BC" w14:textId="77777777" w:rsidR="00564CAC" w:rsidRPr="00552760" w:rsidRDefault="00564CAC" w:rsidP="00EF0365">
            <w:pPr>
              <w:rPr>
                <w:b/>
              </w:rPr>
            </w:pPr>
            <w:r>
              <w:t>Sometimes counts appear in the Pxmicl field</w:t>
            </w:r>
            <w:r w:rsidR="00D62076">
              <w:t>, and the species field show</w:t>
            </w:r>
            <w:r w:rsidR="00EF0365">
              <w:t>s</w:t>
            </w:r>
            <w:r w:rsidR="00D62076">
              <w:t xml:space="preserve"> if Falciparum is present. The PfBin fields should be set so no need to check for Pxmicl count.</w:t>
            </w:r>
          </w:p>
        </w:tc>
      </w:tr>
      <w:tr w:rsidR="0062341E" w14:paraId="616F366D" w14:textId="77777777" w:rsidTr="005B08AC">
        <w:tc>
          <w:tcPr>
            <w:tcW w:w="1809" w:type="dxa"/>
          </w:tcPr>
          <w:p w14:paraId="71D5D969" w14:textId="77777777" w:rsidR="0062341E" w:rsidRPr="00552760" w:rsidRDefault="0062341E" w:rsidP="005B08AC">
            <w:pPr>
              <w:rPr>
                <w:b/>
              </w:rPr>
            </w:pPr>
            <w:r w:rsidRPr="00552760">
              <w:rPr>
                <w:b/>
              </w:rPr>
              <w:t>Date: 2012-11-08</w:t>
            </w:r>
          </w:p>
        </w:tc>
        <w:tc>
          <w:tcPr>
            <w:tcW w:w="7433" w:type="dxa"/>
          </w:tcPr>
          <w:p w14:paraId="34029086" w14:textId="77777777" w:rsidR="0062341E" w:rsidRDefault="00C637D9" w:rsidP="00ED378E">
            <w:r>
              <w:t>No variances at present.</w:t>
            </w:r>
            <w:r w:rsidR="009815B2">
              <w:t xml:space="preserve"> But method </w:t>
            </w:r>
            <w:r w:rsidR="00ED378E">
              <w:t xml:space="preserve">wasn’t </w:t>
            </w:r>
            <w:r w:rsidR="009815B2">
              <w:t>checking all presence indicators , now fixed but not tested or variance checked</w:t>
            </w:r>
          </w:p>
        </w:tc>
      </w:tr>
      <w:tr w:rsidR="00255A5D" w14:paraId="059E864E" w14:textId="77777777" w:rsidTr="005B08AC">
        <w:tc>
          <w:tcPr>
            <w:tcW w:w="1809" w:type="dxa"/>
          </w:tcPr>
          <w:p w14:paraId="0287D3F6" w14:textId="77777777" w:rsidR="00255A5D" w:rsidRPr="00552760" w:rsidRDefault="00255A5D" w:rsidP="005B08AC">
            <w:pPr>
              <w:rPr>
                <w:b/>
              </w:rPr>
            </w:pPr>
            <w:r>
              <w:rPr>
                <w:b/>
              </w:rPr>
              <w:t>Date:2012-11-15</w:t>
            </w:r>
          </w:p>
        </w:tc>
        <w:tc>
          <w:tcPr>
            <w:tcW w:w="7433" w:type="dxa"/>
          </w:tcPr>
          <w:p w14:paraId="2FDB281C" w14:textId="77777777" w:rsidR="00255A5D" w:rsidRDefault="00255A5D" w:rsidP="00ED378E">
            <w:r>
              <w:t>Code checked</w:t>
            </w:r>
          </w:p>
        </w:tc>
      </w:tr>
      <w:tr w:rsidR="00600510" w14:paraId="5B451EFC" w14:textId="77777777" w:rsidTr="005B08AC">
        <w:tc>
          <w:tcPr>
            <w:tcW w:w="1809" w:type="dxa"/>
          </w:tcPr>
          <w:p w14:paraId="2D93176F" w14:textId="77777777" w:rsidR="00600510" w:rsidRDefault="00600510" w:rsidP="005B08AC">
            <w:pPr>
              <w:rPr>
                <w:b/>
              </w:rPr>
            </w:pPr>
            <w:r>
              <w:rPr>
                <w:b/>
              </w:rPr>
              <w:t>Date:2012-11-19</w:t>
            </w:r>
          </w:p>
        </w:tc>
        <w:tc>
          <w:tcPr>
            <w:tcW w:w="7433" w:type="dxa"/>
          </w:tcPr>
          <w:p w14:paraId="7EF6C088" w14:textId="77777777" w:rsidR="00600510" w:rsidRDefault="00600510" w:rsidP="00ED378E">
            <w:r>
              <w:t xml:space="preserve">Tested in WwarnsetUtils </w:t>
            </w:r>
            <w:r w:rsidRPr="00600510">
              <w:t>NoFalciaprumOnIncTest</w:t>
            </w:r>
          </w:p>
        </w:tc>
      </w:tr>
    </w:tbl>
    <w:p w14:paraId="05C293E0" w14:textId="77777777" w:rsidR="00996069" w:rsidRDefault="00996069"/>
    <w:p w14:paraId="14AFA230" w14:textId="77777777" w:rsidR="00996069" w:rsidRDefault="00996069">
      <w:r>
        <w:br w:type="page"/>
      </w:r>
    </w:p>
    <w:p w14:paraId="30EDCC8D" w14:textId="77777777" w:rsidR="0062341E" w:rsidRDefault="0062341E"/>
    <w:tbl>
      <w:tblPr>
        <w:tblStyle w:val="TableGrid"/>
        <w:tblpPr w:leftFromText="180" w:rightFromText="180" w:vertAnchor="text" w:horzAnchor="margin" w:tblpY="86"/>
        <w:tblW w:w="0" w:type="auto"/>
        <w:tblLook w:val="04A0" w:firstRow="1" w:lastRow="0" w:firstColumn="1" w:lastColumn="0" w:noHBand="0" w:noVBand="1"/>
      </w:tblPr>
      <w:tblGrid>
        <w:gridCol w:w="1774"/>
        <w:gridCol w:w="7242"/>
      </w:tblGrid>
      <w:tr w:rsidR="00ED378E" w14:paraId="2F177CB4" w14:textId="77777777" w:rsidTr="00ED378E">
        <w:tc>
          <w:tcPr>
            <w:tcW w:w="9242" w:type="dxa"/>
            <w:gridSpan w:val="2"/>
          </w:tcPr>
          <w:p w14:paraId="2DCD1125" w14:textId="77777777" w:rsidR="00ED378E" w:rsidRPr="00AA7D5E" w:rsidRDefault="00ED378E" w:rsidP="00ED378E">
            <w:pPr>
              <w:rPr>
                <w:b/>
              </w:rPr>
            </w:pPr>
            <w:r>
              <w:rPr>
                <w:b/>
              </w:rPr>
              <w:t xml:space="preserve">FlgDV3 – </w:t>
            </w:r>
            <w:r>
              <w:t xml:space="preserve"> </w:t>
            </w:r>
            <w:r>
              <w:rPr>
                <w:b/>
              </w:rPr>
              <w:t>B</w:t>
            </w:r>
            <w:r w:rsidR="00D62076">
              <w:rPr>
                <w:b/>
              </w:rPr>
              <w:t xml:space="preserve">lood </w:t>
            </w:r>
            <w:r>
              <w:rPr>
                <w:b/>
              </w:rPr>
              <w:t>S</w:t>
            </w:r>
            <w:r w:rsidR="00D62076">
              <w:rPr>
                <w:b/>
              </w:rPr>
              <w:t>mear</w:t>
            </w:r>
            <w:r>
              <w:rPr>
                <w:b/>
              </w:rPr>
              <w:t xml:space="preserve"> Gap &gt; 18 Days</w:t>
            </w:r>
            <w:r w:rsidR="0037280D">
              <w:rPr>
                <w:b/>
              </w:rPr>
              <w:br/>
            </w:r>
          </w:p>
        </w:tc>
      </w:tr>
      <w:tr w:rsidR="00ED378E" w14:paraId="32D66EE5" w14:textId="77777777" w:rsidTr="00ED378E">
        <w:tc>
          <w:tcPr>
            <w:tcW w:w="9242" w:type="dxa"/>
            <w:gridSpan w:val="2"/>
          </w:tcPr>
          <w:p w14:paraId="3317CB13" w14:textId="77777777" w:rsidR="00ED378E" w:rsidRPr="00552760" w:rsidRDefault="00ED378E" w:rsidP="00ED378E">
            <w:pPr>
              <w:rPr>
                <w:b/>
              </w:rPr>
            </w:pPr>
            <w:r w:rsidRPr="00552760">
              <w:rPr>
                <w:b/>
              </w:rPr>
              <w:t>Old definition:</w:t>
            </w:r>
            <w:r>
              <w:rPr>
                <w:b/>
              </w:rPr>
              <w:t xml:space="preserve"> </w:t>
            </w:r>
            <w:r>
              <w:t xml:space="preserve"> Blood smear gap greater than 18 days</w:t>
            </w:r>
          </w:p>
        </w:tc>
      </w:tr>
      <w:tr w:rsidR="00ED378E" w14:paraId="077FFC9C" w14:textId="77777777" w:rsidTr="00ED378E">
        <w:tc>
          <w:tcPr>
            <w:tcW w:w="9242" w:type="dxa"/>
            <w:gridSpan w:val="2"/>
          </w:tcPr>
          <w:p w14:paraId="67691C9C" w14:textId="77777777" w:rsidR="00ED378E" w:rsidRDefault="00ED378E" w:rsidP="00FA71CF">
            <w:r w:rsidRPr="00552760">
              <w:rPr>
                <w:b/>
              </w:rPr>
              <w:t>New definition:</w:t>
            </w:r>
            <w:r>
              <w:rPr>
                <w:b/>
              </w:rPr>
              <w:t xml:space="preserve">  </w:t>
            </w:r>
            <w:r>
              <w:t>Contains</w:t>
            </w:r>
            <w:r w:rsidRPr="0062341E">
              <w:t xml:space="preserve"> </w:t>
            </w:r>
            <w:r w:rsidR="00FA71CF">
              <w:t xml:space="preserve">the last day before a gap in blood smears of eighteen days or longer.  It requires a blood smear after the gap and should not be confused with a lost to follow up.  Any parasitaemia </w:t>
            </w:r>
            <w:r w:rsidR="00FE0AD3">
              <w:t>measurement means</w:t>
            </w:r>
            <w:r w:rsidR="00FA71CF">
              <w:t xml:space="preserve"> that a smear has been made.  Dates within three days of 28, 35 and 42 are not corrected.</w:t>
            </w:r>
            <w:r w:rsidR="003B1667">
              <w:t xml:space="preserve"> No gap after the last study day (from SSQ) should be included.</w:t>
            </w:r>
          </w:p>
          <w:p w14:paraId="467B6935" w14:textId="77777777" w:rsidR="00D62076" w:rsidRPr="00552760" w:rsidRDefault="00D62076" w:rsidP="006254EC">
            <w:pPr>
              <w:rPr>
                <w:b/>
              </w:rPr>
            </w:pPr>
            <w:r w:rsidRPr="00525148">
              <w:rPr>
                <w:highlight w:val="yellow"/>
              </w:rPr>
              <w:t xml:space="preserve">Blood smear is indicated by any parasitaemia levels or presence indicator </w:t>
            </w:r>
            <w:commentRangeStart w:id="0"/>
            <w:r w:rsidRPr="00525148">
              <w:rPr>
                <w:highlight w:val="yellow"/>
              </w:rPr>
              <w:t xml:space="preserve">for </w:t>
            </w:r>
            <w:r w:rsidRPr="00525148">
              <w:rPr>
                <w:highlight w:val="yellow"/>
                <w:u w:val="single"/>
              </w:rPr>
              <w:t>any species</w:t>
            </w:r>
            <w:commentRangeEnd w:id="0"/>
            <w:r w:rsidR="00525148">
              <w:rPr>
                <w:rStyle w:val="CommentReference"/>
              </w:rPr>
              <w:commentReference w:id="0"/>
            </w:r>
          </w:p>
        </w:tc>
      </w:tr>
      <w:tr w:rsidR="00ED378E" w14:paraId="19CFFDEF" w14:textId="77777777" w:rsidTr="00ED378E">
        <w:tc>
          <w:tcPr>
            <w:tcW w:w="1809" w:type="dxa"/>
          </w:tcPr>
          <w:p w14:paraId="540AA4CB" w14:textId="77777777" w:rsidR="00ED378E" w:rsidRPr="00552760" w:rsidRDefault="00ED378E" w:rsidP="00ED378E">
            <w:pPr>
              <w:rPr>
                <w:b/>
              </w:rPr>
            </w:pPr>
            <w:r w:rsidRPr="00552760">
              <w:rPr>
                <w:b/>
              </w:rPr>
              <w:t>Date: 2012-11-08</w:t>
            </w:r>
          </w:p>
        </w:tc>
        <w:tc>
          <w:tcPr>
            <w:tcW w:w="7433" w:type="dxa"/>
          </w:tcPr>
          <w:p w14:paraId="3760DB76" w14:textId="77777777" w:rsidR="00ED378E" w:rsidRDefault="00FA71CF" w:rsidP="00ED378E">
            <w:r>
              <w:t>Variance</w:t>
            </w:r>
            <w:r w:rsidR="00FE0AD3">
              <w:t>s</w:t>
            </w:r>
            <w:r>
              <w:t xml:space="preserve"> are occurring at 0.4%</w:t>
            </w:r>
            <w:r w:rsidR="009A645F">
              <w:t>. Mapper1 indicates a gap when it is actually a LFU.</w:t>
            </w:r>
          </w:p>
        </w:tc>
      </w:tr>
      <w:tr w:rsidR="00FE0AD3" w14:paraId="01665463" w14:textId="77777777" w:rsidTr="00ED378E">
        <w:tc>
          <w:tcPr>
            <w:tcW w:w="1809" w:type="dxa"/>
          </w:tcPr>
          <w:p w14:paraId="5B4D78EA" w14:textId="77777777" w:rsidR="00FE0AD3" w:rsidRPr="00552760" w:rsidRDefault="00FE0AD3" w:rsidP="00ED378E">
            <w:pPr>
              <w:rPr>
                <w:b/>
              </w:rPr>
            </w:pPr>
            <w:r>
              <w:rPr>
                <w:b/>
              </w:rPr>
              <w:t>Date: 2012-11-15</w:t>
            </w:r>
          </w:p>
        </w:tc>
        <w:tc>
          <w:tcPr>
            <w:tcW w:w="7433" w:type="dxa"/>
          </w:tcPr>
          <w:p w14:paraId="46248099" w14:textId="77777777" w:rsidR="00FE0AD3" w:rsidRDefault="00FE0AD3" w:rsidP="00FE0AD3">
            <w:r>
              <w:t>Assumes that if there is a para record one of the parasitaemia results has been measured – should be safe assumption</w:t>
            </w:r>
          </w:p>
        </w:tc>
      </w:tr>
      <w:tr w:rsidR="00600510" w14:paraId="6D8F3F40" w14:textId="77777777" w:rsidTr="00ED378E">
        <w:tc>
          <w:tcPr>
            <w:tcW w:w="1809" w:type="dxa"/>
          </w:tcPr>
          <w:p w14:paraId="4DC01588" w14:textId="77777777" w:rsidR="00600510" w:rsidRDefault="00600510" w:rsidP="00ED378E">
            <w:pPr>
              <w:rPr>
                <w:b/>
              </w:rPr>
            </w:pPr>
            <w:r>
              <w:rPr>
                <w:b/>
              </w:rPr>
              <w:t>Date: 2012-11-19</w:t>
            </w:r>
          </w:p>
        </w:tc>
        <w:tc>
          <w:tcPr>
            <w:tcW w:w="7433" w:type="dxa"/>
          </w:tcPr>
          <w:p w14:paraId="5D06EBC1" w14:textId="77777777" w:rsidR="00600510" w:rsidRDefault="00600510" w:rsidP="00FE0AD3">
            <w:r>
              <w:t>Tested WwarnsetUtils  BSGapTest</w:t>
            </w:r>
          </w:p>
        </w:tc>
      </w:tr>
    </w:tbl>
    <w:p w14:paraId="2B7A68EC" w14:textId="77777777" w:rsidR="00996069" w:rsidRDefault="00996069" w:rsidP="00ED378E"/>
    <w:p w14:paraId="1217E427" w14:textId="77777777" w:rsidR="00996069" w:rsidRDefault="00996069">
      <w:r>
        <w:br w:type="page"/>
      </w:r>
    </w:p>
    <w:p w14:paraId="39986B68" w14:textId="77777777" w:rsidR="00ED378E" w:rsidRDefault="00ED378E" w:rsidP="00ED378E"/>
    <w:tbl>
      <w:tblPr>
        <w:tblStyle w:val="TableGrid"/>
        <w:tblpPr w:leftFromText="180" w:rightFromText="180" w:vertAnchor="text" w:horzAnchor="margin" w:tblpY="86"/>
        <w:tblW w:w="0" w:type="auto"/>
        <w:tblLook w:val="04A0" w:firstRow="1" w:lastRow="0" w:firstColumn="1" w:lastColumn="0" w:noHBand="0" w:noVBand="1"/>
      </w:tblPr>
      <w:tblGrid>
        <w:gridCol w:w="1772"/>
        <w:gridCol w:w="7244"/>
      </w:tblGrid>
      <w:tr w:rsidR="009A645F" w14:paraId="17AC31A9" w14:textId="77777777" w:rsidTr="005B08AC">
        <w:tc>
          <w:tcPr>
            <w:tcW w:w="9242" w:type="dxa"/>
            <w:gridSpan w:val="2"/>
          </w:tcPr>
          <w:p w14:paraId="275D5A50" w14:textId="77777777" w:rsidR="009A645F" w:rsidRDefault="009A645F" w:rsidP="009A645F">
            <w:pPr>
              <w:rPr>
                <w:b/>
              </w:rPr>
            </w:pPr>
            <w:r>
              <w:rPr>
                <w:b/>
              </w:rPr>
              <w:t xml:space="preserve">FlgDV4 – </w:t>
            </w:r>
            <w:r>
              <w:t xml:space="preserve"> </w:t>
            </w:r>
            <w:r>
              <w:rPr>
                <w:b/>
              </w:rPr>
              <w:t>No Parasites on inclusion</w:t>
            </w:r>
          </w:p>
          <w:p w14:paraId="435E6742" w14:textId="77777777" w:rsidR="0037280D" w:rsidRPr="00AA7D5E" w:rsidRDefault="0037280D" w:rsidP="009A645F">
            <w:pPr>
              <w:rPr>
                <w:b/>
              </w:rPr>
            </w:pPr>
          </w:p>
        </w:tc>
      </w:tr>
      <w:tr w:rsidR="009A645F" w14:paraId="6386B511" w14:textId="77777777" w:rsidTr="005B08AC">
        <w:tc>
          <w:tcPr>
            <w:tcW w:w="9242" w:type="dxa"/>
            <w:gridSpan w:val="2"/>
          </w:tcPr>
          <w:p w14:paraId="43F9DC56" w14:textId="77777777" w:rsidR="009A645F" w:rsidRPr="00552760" w:rsidRDefault="009A645F" w:rsidP="005B08AC">
            <w:pPr>
              <w:rPr>
                <w:b/>
              </w:rPr>
            </w:pPr>
            <w:r w:rsidRPr="00552760">
              <w:rPr>
                <w:b/>
              </w:rPr>
              <w:t>Old definition:</w:t>
            </w:r>
            <w:r>
              <w:rPr>
                <w:b/>
              </w:rPr>
              <w:t xml:space="preserve"> </w:t>
            </w:r>
            <w:r>
              <w:t xml:space="preserve"> </w:t>
            </w:r>
            <w:r w:rsidR="00D62076">
              <w:rPr>
                <w:b/>
              </w:rPr>
              <w:t xml:space="preserve"> No Parasites on inclusion</w:t>
            </w:r>
          </w:p>
        </w:tc>
      </w:tr>
      <w:tr w:rsidR="009A645F" w14:paraId="58F266E1" w14:textId="77777777" w:rsidTr="005B08AC">
        <w:tc>
          <w:tcPr>
            <w:tcW w:w="9242" w:type="dxa"/>
            <w:gridSpan w:val="2"/>
          </w:tcPr>
          <w:p w14:paraId="41DD479C" w14:textId="77777777" w:rsidR="009A645F" w:rsidRDefault="009A645F" w:rsidP="009A645F">
            <w:r w:rsidRPr="00552760">
              <w:rPr>
                <w:b/>
              </w:rPr>
              <w:t>New definition:</w:t>
            </w:r>
            <w:r>
              <w:rPr>
                <w:b/>
              </w:rPr>
              <w:t xml:space="preserve">  </w:t>
            </w:r>
            <w:r>
              <w:t>Contains a zero if there were no parasites on the first smear on the day of inclusion, otherwise contains a null.</w:t>
            </w:r>
            <w:r w:rsidR="00D62076">
              <w:t xml:space="preserve"> No parasites means</w:t>
            </w:r>
            <w:ins w:id="1" w:author="Andrew Payne" w:date="2012-11-27T14:55:00Z">
              <w:r w:rsidR="001D43DF">
                <w:t>,</w:t>
              </w:r>
            </w:ins>
            <w:r w:rsidR="00D62076">
              <w:t xml:space="preserve"> all counts are zero and presence indicators are false or missing for all species.</w:t>
            </w:r>
          </w:p>
          <w:p w14:paraId="6110FDDE" w14:textId="77777777" w:rsidR="006254EC" w:rsidRDefault="006254EC" w:rsidP="009A645F"/>
          <w:p w14:paraId="63E81173" w14:textId="77777777" w:rsidR="006254EC" w:rsidRPr="009A645F" w:rsidRDefault="006254EC" w:rsidP="009A645F">
            <w:r>
              <w:t>N.B. Only asexual forms of parasites are included.</w:t>
            </w:r>
          </w:p>
        </w:tc>
      </w:tr>
      <w:tr w:rsidR="009A645F" w14:paraId="63759AD3" w14:textId="77777777" w:rsidTr="005B08AC">
        <w:tc>
          <w:tcPr>
            <w:tcW w:w="1809" w:type="dxa"/>
          </w:tcPr>
          <w:p w14:paraId="6661BA79" w14:textId="77777777" w:rsidR="009A645F" w:rsidRPr="00552760" w:rsidRDefault="009A645F" w:rsidP="005B08AC">
            <w:pPr>
              <w:rPr>
                <w:b/>
              </w:rPr>
            </w:pPr>
            <w:r w:rsidRPr="00552760">
              <w:rPr>
                <w:b/>
              </w:rPr>
              <w:t>Date: 2012-11-08</w:t>
            </w:r>
          </w:p>
        </w:tc>
        <w:tc>
          <w:tcPr>
            <w:tcW w:w="7433" w:type="dxa"/>
          </w:tcPr>
          <w:p w14:paraId="4E3BB402" w14:textId="77777777" w:rsidR="009A645F" w:rsidRDefault="009A645F" w:rsidP="00E03B95">
            <w:r>
              <w:t xml:space="preserve">No variances but has completely failed to check for any </w:t>
            </w:r>
            <w:r w:rsidR="00E03B95">
              <w:t xml:space="preserve">gametocytes </w:t>
            </w:r>
            <w:r w:rsidR="00884196">
              <w:t>and assumes that Boolean values are always 0 or 1. Method improved but not tested or checked for new variances.</w:t>
            </w:r>
          </w:p>
        </w:tc>
      </w:tr>
      <w:tr w:rsidR="00FE0AD3" w14:paraId="68ED346E" w14:textId="77777777" w:rsidTr="005B08AC">
        <w:tc>
          <w:tcPr>
            <w:tcW w:w="1809" w:type="dxa"/>
          </w:tcPr>
          <w:p w14:paraId="31C17249" w14:textId="77777777" w:rsidR="00FE0AD3" w:rsidRPr="00552760" w:rsidRDefault="00FE0AD3" w:rsidP="005B08AC">
            <w:pPr>
              <w:rPr>
                <w:b/>
              </w:rPr>
            </w:pPr>
            <w:r>
              <w:rPr>
                <w:b/>
              </w:rPr>
              <w:t>Date: 2012-11-15</w:t>
            </w:r>
          </w:p>
        </w:tc>
        <w:tc>
          <w:tcPr>
            <w:tcW w:w="7433" w:type="dxa"/>
          </w:tcPr>
          <w:p w14:paraId="654A27FE" w14:textId="77777777" w:rsidR="00FE0AD3" w:rsidRDefault="00FE0AD3" w:rsidP="005B08AC">
            <w:r>
              <w:t>No longer checking for gametocytes</w:t>
            </w:r>
            <w:r w:rsidR="00E03B95">
              <w:t>, have added checking for unspecified/mixed  parasitaemia i.e. pxmicl</w:t>
            </w:r>
          </w:p>
        </w:tc>
      </w:tr>
      <w:tr w:rsidR="00C80EE4" w14:paraId="40CF4200" w14:textId="77777777" w:rsidTr="005B08AC">
        <w:tc>
          <w:tcPr>
            <w:tcW w:w="1809" w:type="dxa"/>
          </w:tcPr>
          <w:p w14:paraId="6F015525" w14:textId="77777777" w:rsidR="00C80EE4" w:rsidRDefault="00C80EE4" w:rsidP="005B08AC">
            <w:pPr>
              <w:rPr>
                <w:b/>
              </w:rPr>
            </w:pPr>
            <w:r>
              <w:rPr>
                <w:b/>
              </w:rPr>
              <w:t>Date: 2012-11-19</w:t>
            </w:r>
          </w:p>
        </w:tc>
        <w:tc>
          <w:tcPr>
            <w:tcW w:w="7433" w:type="dxa"/>
          </w:tcPr>
          <w:p w14:paraId="212C6FF1" w14:textId="77777777" w:rsidR="00C80EE4" w:rsidRDefault="00C80EE4" w:rsidP="005B08AC">
            <w:r>
              <w:t>Tested WwarnsetUtils NoParasitesTest</w:t>
            </w:r>
          </w:p>
        </w:tc>
      </w:tr>
    </w:tbl>
    <w:p w14:paraId="6A23BE7B" w14:textId="77777777" w:rsidR="00B132EF" w:rsidRDefault="00B132EF"/>
    <w:p w14:paraId="784F75A2" w14:textId="77777777" w:rsidR="00884196" w:rsidRDefault="00884196"/>
    <w:p w14:paraId="1B60B8D9" w14:textId="77777777" w:rsidR="00996069" w:rsidRDefault="00996069"/>
    <w:p w14:paraId="68A00D02" w14:textId="77777777" w:rsidR="00996069" w:rsidRDefault="00996069"/>
    <w:p w14:paraId="5F1FFE0F" w14:textId="77777777" w:rsidR="00996069" w:rsidRDefault="00996069"/>
    <w:p w14:paraId="69627AB6" w14:textId="77777777" w:rsidR="00996069" w:rsidRDefault="00996069"/>
    <w:p w14:paraId="020A7C3A" w14:textId="77777777" w:rsidR="00996069" w:rsidRDefault="00996069"/>
    <w:p w14:paraId="674C63F5" w14:textId="77777777" w:rsidR="00996069" w:rsidRDefault="00996069"/>
    <w:p w14:paraId="78A39242" w14:textId="77777777" w:rsidR="00996069" w:rsidRDefault="00996069"/>
    <w:p w14:paraId="362EE02B" w14:textId="77777777" w:rsidR="00996069" w:rsidRDefault="00996069"/>
    <w:p w14:paraId="3F5AA491" w14:textId="77777777" w:rsidR="00996069" w:rsidRDefault="00996069"/>
    <w:p w14:paraId="13682B71" w14:textId="77777777" w:rsidR="00996069" w:rsidRDefault="00996069"/>
    <w:p w14:paraId="1E573C95" w14:textId="77777777" w:rsidR="00996069" w:rsidRDefault="00996069"/>
    <w:p w14:paraId="13BBF241" w14:textId="77777777" w:rsidR="00996069" w:rsidRDefault="00996069"/>
    <w:p w14:paraId="2C495E16" w14:textId="77777777" w:rsidR="00996069" w:rsidRDefault="00996069">
      <w:r>
        <w:br w:type="page"/>
      </w:r>
    </w:p>
    <w:tbl>
      <w:tblPr>
        <w:tblStyle w:val="TableGrid"/>
        <w:tblpPr w:leftFromText="180" w:rightFromText="180" w:vertAnchor="page" w:horzAnchor="margin" w:tblpY="976"/>
        <w:tblW w:w="0" w:type="auto"/>
        <w:tblLook w:val="04A0" w:firstRow="1" w:lastRow="0" w:firstColumn="1" w:lastColumn="0" w:noHBand="0" w:noVBand="1"/>
      </w:tblPr>
      <w:tblGrid>
        <w:gridCol w:w="1788"/>
        <w:gridCol w:w="7228"/>
      </w:tblGrid>
      <w:tr w:rsidR="00996069" w14:paraId="2EA78329" w14:textId="77777777" w:rsidTr="00996069">
        <w:tc>
          <w:tcPr>
            <w:tcW w:w="9242" w:type="dxa"/>
            <w:gridSpan w:val="2"/>
          </w:tcPr>
          <w:p w14:paraId="15AB4DDB" w14:textId="77777777" w:rsidR="00996069" w:rsidRDefault="00996069" w:rsidP="00996069">
            <w:pPr>
              <w:rPr>
                <w:b/>
              </w:rPr>
            </w:pPr>
            <w:r w:rsidRPr="00AA7D5E">
              <w:rPr>
                <w:b/>
              </w:rPr>
              <w:lastRenderedPageBreak/>
              <w:t>FlgDV11</w:t>
            </w:r>
            <w:r>
              <w:rPr>
                <w:b/>
              </w:rPr>
              <w:t xml:space="preserve"> – Day of non-Falciparum mono-infection</w:t>
            </w:r>
          </w:p>
          <w:p w14:paraId="67D6988F" w14:textId="77777777" w:rsidR="0037280D" w:rsidRPr="00AA7D5E" w:rsidRDefault="0037280D" w:rsidP="00996069">
            <w:pPr>
              <w:rPr>
                <w:b/>
              </w:rPr>
            </w:pPr>
          </w:p>
        </w:tc>
      </w:tr>
      <w:tr w:rsidR="00996069" w14:paraId="4CC6A18E" w14:textId="77777777" w:rsidTr="00996069">
        <w:tc>
          <w:tcPr>
            <w:tcW w:w="9242" w:type="dxa"/>
            <w:gridSpan w:val="2"/>
          </w:tcPr>
          <w:p w14:paraId="6B5F943C" w14:textId="77777777" w:rsidR="00996069" w:rsidRPr="00552760" w:rsidRDefault="00996069" w:rsidP="00996069">
            <w:pPr>
              <w:rPr>
                <w:b/>
              </w:rPr>
            </w:pPr>
            <w:r w:rsidRPr="00552760">
              <w:rPr>
                <w:b/>
              </w:rPr>
              <w:t>Old definition:</w:t>
            </w:r>
            <w:r>
              <w:rPr>
                <w:b/>
              </w:rPr>
              <w:t xml:space="preserve"> </w:t>
            </w:r>
            <w:r w:rsidRPr="00552760">
              <w:t>The day that a</w:t>
            </w:r>
            <w:r>
              <w:t xml:space="preserve"> non-F</w:t>
            </w:r>
            <w:r w:rsidRPr="00552760">
              <w:t>alciparum mono-infection was found during follow-up</w:t>
            </w:r>
          </w:p>
        </w:tc>
      </w:tr>
      <w:tr w:rsidR="00996069" w14:paraId="509A69EC" w14:textId="77777777" w:rsidTr="00996069">
        <w:tc>
          <w:tcPr>
            <w:tcW w:w="9242" w:type="dxa"/>
            <w:gridSpan w:val="2"/>
          </w:tcPr>
          <w:p w14:paraId="7B30A3AB" w14:textId="77777777" w:rsidR="00996069" w:rsidRDefault="00996069" w:rsidP="005C7741">
            <w:r w:rsidRPr="00552760">
              <w:rPr>
                <w:b/>
              </w:rPr>
              <w:t>New definition:</w:t>
            </w:r>
            <w:r>
              <w:rPr>
                <w:b/>
              </w:rPr>
              <w:t xml:space="preserve">  </w:t>
            </w:r>
            <w:r w:rsidRPr="00884196">
              <w:t>Contains</w:t>
            </w:r>
            <w:r>
              <w:rPr>
                <w:b/>
              </w:rPr>
              <w:t xml:space="preserve"> </w:t>
            </w:r>
            <w:r>
              <w:t>t</w:t>
            </w:r>
            <w:r w:rsidRPr="00552760">
              <w:t>he day that a</w:t>
            </w:r>
            <w:r>
              <w:t xml:space="preserve"> non-F</w:t>
            </w:r>
            <w:r w:rsidRPr="00552760">
              <w:t>alciparum mono-infection was found during follow-up</w:t>
            </w:r>
            <w:r>
              <w:t xml:space="preserve">. Follow-up is defined as any day except day 0. Non-Falciparum mono infection means that we have counts or presence indicators for a non-Falciparum </w:t>
            </w:r>
            <w:r w:rsidR="003017AB">
              <w:t xml:space="preserve">asexual </w:t>
            </w:r>
            <w:r>
              <w:t>parasite and no counts or presence indication for Falciparum at the same time/ same smear.</w:t>
            </w:r>
          </w:p>
          <w:p w14:paraId="1403C438" w14:textId="77777777" w:rsidR="006254EC" w:rsidRDefault="006254EC" w:rsidP="005C7741"/>
          <w:p w14:paraId="6F8B5DCD" w14:textId="77777777" w:rsidR="006254EC" w:rsidRPr="00552760" w:rsidRDefault="006254EC" w:rsidP="005C7741">
            <w:pPr>
              <w:rPr>
                <w:b/>
              </w:rPr>
            </w:pPr>
            <w:r>
              <w:t>Looks</w:t>
            </w:r>
            <w:ins w:id="2" w:author="cmoreira" w:date="2013-10-14T11:25:00Z">
              <w:r w:rsidR="000742B5">
                <w:t xml:space="preserve"> </w:t>
              </w:r>
            </w:ins>
            <w:r>
              <w:t>only at asexual forms of the parasites of all species. If there are counts for mixture then is assumed that one of the components of the mixture is falciparum.</w:t>
            </w:r>
          </w:p>
        </w:tc>
      </w:tr>
      <w:tr w:rsidR="00996069" w14:paraId="5D9634D2" w14:textId="77777777" w:rsidTr="00996069">
        <w:tc>
          <w:tcPr>
            <w:tcW w:w="1809" w:type="dxa"/>
          </w:tcPr>
          <w:p w14:paraId="4EDE6484" w14:textId="77777777" w:rsidR="00996069" w:rsidRPr="00552760" w:rsidRDefault="00996069" w:rsidP="00996069">
            <w:pPr>
              <w:rPr>
                <w:b/>
              </w:rPr>
            </w:pPr>
            <w:r w:rsidRPr="00552760">
              <w:rPr>
                <w:b/>
              </w:rPr>
              <w:t>Date: 2012-11-08</w:t>
            </w:r>
          </w:p>
        </w:tc>
        <w:tc>
          <w:tcPr>
            <w:tcW w:w="7433" w:type="dxa"/>
          </w:tcPr>
          <w:p w14:paraId="44C2F75E" w14:textId="77777777" w:rsidR="00996069" w:rsidRDefault="00996069" w:rsidP="00996069">
            <w:r>
              <w:t>Picking up variance for study EUUFC – this is a vivax study looking for chloroquine resistance and all flags show null in Mapper1</w:t>
            </w:r>
          </w:p>
          <w:p w14:paraId="06989BB5" w14:textId="77777777" w:rsidR="00996069" w:rsidRDefault="00996069" w:rsidP="00996069"/>
          <w:p w14:paraId="279A17F7" w14:textId="77777777" w:rsidR="00996069" w:rsidRDefault="00996069" w:rsidP="00996069">
            <w:r>
              <w:t>Picking up  variance for study CDCMJ – missing check of pvbin now fixed</w:t>
            </w:r>
          </w:p>
        </w:tc>
      </w:tr>
      <w:tr w:rsidR="00E03B95" w14:paraId="59BCBC50" w14:textId="77777777" w:rsidTr="00996069">
        <w:tc>
          <w:tcPr>
            <w:tcW w:w="1809" w:type="dxa"/>
          </w:tcPr>
          <w:p w14:paraId="6675512D" w14:textId="77777777" w:rsidR="00E03B95" w:rsidRPr="00552760" w:rsidRDefault="00E03B95" w:rsidP="00996069">
            <w:pPr>
              <w:rPr>
                <w:b/>
              </w:rPr>
            </w:pPr>
            <w:r>
              <w:rPr>
                <w:b/>
              </w:rPr>
              <w:t>Date: 2012-11-15</w:t>
            </w:r>
          </w:p>
        </w:tc>
        <w:tc>
          <w:tcPr>
            <w:tcW w:w="7433" w:type="dxa"/>
          </w:tcPr>
          <w:p w14:paraId="3DB812F9" w14:textId="77777777" w:rsidR="00E03B95" w:rsidRDefault="00E03B95" w:rsidP="00996069">
            <w:r>
              <w:t>Checked OK</w:t>
            </w:r>
          </w:p>
        </w:tc>
      </w:tr>
      <w:tr w:rsidR="00C80EE4" w14:paraId="0F41A6C9" w14:textId="77777777" w:rsidTr="00996069">
        <w:tc>
          <w:tcPr>
            <w:tcW w:w="1809" w:type="dxa"/>
          </w:tcPr>
          <w:p w14:paraId="38912B72" w14:textId="77777777" w:rsidR="00C80EE4" w:rsidRDefault="00C80EE4" w:rsidP="00996069">
            <w:pPr>
              <w:rPr>
                <w:b/>
              </w:rPr>
            </w:pPr>
            <w:r>
              <w:rPr>
                <w:b/>
              </w:rPr>
              <w:t>Date:2012-11-19</w:t>
            </w:r>
          </w:p>
        </w:tc>
        <w:tc>
          <w:tcPr>
            <w:tcW w:w="7433" w:type="dxa"/>
          </w:tcPr>
          <w:p w14:paraId="343C7AD9" w14:textId="77777777" w:rsidR="00C80EE4" w:rsidRDefault="00C80EE4" w:rsidP="00996069">
            <w:r>
              <w:t>Tested WwarnsetUtils NonFMonoTest</w:t>
            </w:r>
          </w:p>
        </w:tc>
      </w:tr>
      <w:tr w:rsidR="000742B5" w14:paraId="6EE6B431" w14:textId="77777777" w:rsidTr="00996069">
        <w:tc>
          <w:tcPr>
            <w:tcW w:w="1809" w:type="dxa"/>
          </w:tcPr>
          <w:p w14:paraId="64A8193A" w14:textId="77777777" w:rsidR="000742B5" w:rsidRDefault="000742B5" w:rsidP="00996069">
            <w:pPr>
              <w:rPr>
                <w:b/>
              </w:rPr>
            </w:pPr>
            <w:r>
              <w:rPr>
                <w:b/>
              </w:rPr>
              <w:t>Date: 2013-14-10</w:t>
            </w:r>
          </w:p>
        </w:tc>
        <w:tc>
          <w:tcPr>
            <w:tcW w:w="7433" w:type="dxa"/>
          </w:tcPr>
          <w:p w14:paraId="1FDCA65B" w14:textId="77777777" w:rsidR="000742B5" w:rsidRDefault="000742B5" w:rsidP="00996069">
            <w:r>
              <w:t xml:space="preserve">Variance are due to mapper2 flagging vivax parasitemia monoinfections on days 1,2 and 3. Mapper 1 does not consider these “during follow up” but rather clearing the first mixed infection. </w:t>
            </w:r>
          </w:p>
        </w:tc>
      </w:tr>
    </w:tbl>
    <w:p w14:paraId="239BB26A" w14:textId="77777777" w:rsidR="00996069" w:rsidRDefault="00996069"/>
    <w:p w14:paraId="271854AA" w14:textId="77777777" w:rsidR="00996069" w:rsidRDefault="00996069"/>
    <w:p w14:paraId="6B74D486" w14:textId="77777777" w:rsidR="00996069" w:rsidRDefault="00996069">
      <w:r>
        <w:br w:type="page"/>
      </w:r>
    </w:p>
    <w:p w14:paraId="7C09FF8E" w14:textId="77777777" w:rsidR="00996069" w:rsidRDefault="00996069"/>
    <w:p w14:paraId="269DD390" w14:textId="77777777" w:rsidR="00996069" w:rsidRDefault="00996069"/>
    <w:p w14:paraId="0FCA0139" w14:textId="77777777" w:rsidR="0093765D" w:rsidRDefault="0093765D"/>
    <w:p w14:paraId="539DAD3D" w14:textId="77777777" w:rsidR="00996069" w:rsidRDefault="00996069"/>
    <w:p w14:paraId="630BEC94" w14:textId="77777777" w:rsidR="00996069" w:rsidRDefault="00996069"/>
    <w:p w14:paraId="5B7FC76D" w14:textId="77777777" w:rsidR="00996069" w:rsidRDefault="00996069"/>
    <w:tbl>
      <w:tblPr>
        <w:tblStyle w:val="TableGrid"/>
        <w:tblpPr w:leftFromText="180" w:rightFromText="180" w:vertAnchor="page" w:horzAnchor="margin" w:tblpY="1096"/>
        <w:tblW w:w="0" w:type="auto"/>
        <w:tblLook w:val="04A0" w:firstRow="1" w:lastRow="0" w:firstColumn="1" w:lastColumn="0" w:noHBand="0" w:noVBand="1"/>
      </w:tblPr>
      <w:tblGrid>
        <w:gridCol w:w="1773"/>
        <w:gridCol w:w="7243"/>
      </w:tblGrid>
      <w:tr w:rsidR="0093765D" w14:paraId="15721FF9" w14:textId="77777777" w:rsidTr="0093765D">
        <w:tc>
          <w:tcPr>
            <w:tcW w:w="9242" w:type="dxa"/>
            <w:gridSpan w:val="2"/>
          </w:tcPr>
          <w:p w14:paraId="50127C62" w14:textId="77777777" w:rsidR="0093765D" w:rsidRDefault="0093765D" w:rsidP="008B2C23">
            <w:pPr>
              <w:rPr>
                <w:b/>
              </w:rPr>
            </w:pPr>
            <w:r w:rsidRPr="00AA7D5E">
              <w:rPr>
                <w:b/>
              </w:rPr>
              <w:t>FlgDV1</w:t>
            </w:r>
            <w:r>
              <w:rPr>
                <w:b/>
              </w:rPr>
              <w:t xml:space="preserve">3 – Day zero Haematocrit &lt; </w:t>
            </w:r>
            <w:r w:rsidR="008B2C23">
              <w:rPr>
                <w:b/>
              </w:rPr>
              <w:t xml:space="preserve">15 </w:t>
            </w:r>
            <w:r>
              <w:rPr>
                <w:b/>
              </w:rPr>
              <w:t>%</w:t>
            </w:r>
          </w:p>
          <w:p w14:paraId="703AA8FF" w14:textId="77777777" w:rsidR="0037280D" w:rsidRPr="00AA7D5E" w:rsidRDefault="0037280D" w:rsidP="008B2C23">
            <w:pPr>
              <w:rPr>
                <w:b/>
              </w:rPr>
            </w:pPr>
          </w:p>
        </w:tc>
      </w:tr>
      <w:tr w:rsidR="0093765D" w14:paraId="2106139A" w14:textId="77777777" w:rsidTr="0093765D">
        <w:tc>
          <w:tcPr>
            <w:tcW w:w="9242" w:type="dxa"/>
            <w:gridSpan w:val="2"/>
          </w:tcPr>
          <w:p w14:paraId="56414522" w14:textId="77777777" w:rsidR="0093765D" w:rsidRPr="00552760" w:rsidRDefault="0093765D" w:rsidP="0093765D">
            <w:pPr>
              <w:rPr>
                <w:b/>
              </w:rPr>
            </w:pPr>
            <w:r w:rsidRPr="00552760">
              <w:rPr>
                <w:b/>
              </w:rPr>
              <w:t>Old definition:</w:t>
            </w:r>
            <w:r>
              <w:rPr>
                <w:b/>
              </w:rPr>
              <w:t xml:space="preserve"> </w:t>
            </w:r>
            <w:r>
              <w:t>Haematocrit levels at inclusion below 20%</w:t>
            </w:r>
          </w:p>
        </w:tc>
      </w:tr>
      <w:tr w:rsidR="0093765D" w14:paraId="43BDE9FA" w14:textId="77777777" w:rsidTr="0093765D">
        <w:tc>
          <w:tcPr>
            <w:tcW w:w="9242" w:type="dxa"/>
            <w:gridSpan w:val="2"/>
          </w:tcPr>
          <w:p w14:paraId="012AC428" w14:textId="77777777" w:rsidR="0093765D" w:rsidRDefault="0093765D" w:rsidP="0093765D">
            <w:r w:rsidRPr="00552760">
              <w:rPr>
                <w:b/>
              </w:rPr>
              <w:t>New definition:</w:t>
            </w:r>
            <w:r>
              <w:rPr>
                <w:b/>
              </w:rPr>
              <w:t xml:space="preserve"> </w:t>
            </w:r>
            <w:r>
              <w:t xml:space="preserve">Contains zero if on the first measurement of the first day the Haematocrit levels is below </w:t>
            </w:r>
            <w:r w:rsidR="008B2C23">
              <w:t>15</w:t>
            </w:r>
            <w:r>
              <w:t>% otherwise contains a null.</w:t>
            </w:r>
          </w:p>
          <w:p w14:paraId="60B3D166" w14:textId="77777777" w:rsidR="0093765D" w:rsidRDefault="0093765D" w:rsidP="0093765D"/>
          <w:p w14:paraId="6D752FF6" w14:textId="77777777" w:rsidR="0093765D" w:rsidRPr="00552760" w:rsidRDefault="0093765D" w:rsidP="00041B53">
            <w:pPr>
              <w:rPr>
                <w:b/>
              </w:rPr>
            </w:pPr>
            <w:r>
              <w:t xml:space="preserve">N.B. Haematocrit levels below </w:t>
            </w:r>
            <w:r w:rsidR="00041B53">
              <w:t>12</w:t>
            </w:r>
            <w:r>
              <w:t xml:space="preserve">% </w:t>
            </w:r>
            <w:r w:rsidR="00041B53">
              <w:t>and  greater than 70% are</w:t>
            </w:r>
            <w:r>
              <w:t xml:space="preserve"> screened out earlier in curation – need to utilise dual range – requires checking</w:t>
            </w:r>
          </w:p>
        </w:tc>
      </w:tr>
      <w:tr w:rsidR="0093765D" w14:paraId="4994BBC5" w14:textId="77777777" w:rsidTr="0093765D">
        <w:tc>
          <w:tcPr>
            <w:tcW w:w="1809" w:type="dxa"/>
          </w:tcPr>
          <w:p w14:paraId="67C5EE2A" w14:textId="77777777" w:rsidR="0093765D" w:rsidRPr="00552760" w:rsidRDefault="0093765D" w:rsidP="0093765D">
            <w:pPr>
              <w:rPr>
                <w:b/>
              </w:rPr>
            </w:pPr>
            <w:r w:rsidRPr="00552760">
              <w:rPr>
                <w:b/>
              </w:rPr>
              <w:t>Date: 2012-11-08</w:t>
            </w:r>
          </w:p>
        </w:tc>
        <w:tc>
          <w:tcPr>
            <w:tcW w:w="7433" w:type="dxa"/>
          </w:tcPr>
          <w:p w14:paraId="2F4EB300" w14:textId="77777777" w:rsidR="0093765D" w:rsidRDefault="0093765D" w:rsidP="0093765D">
            <w:r>
              <w:t xml:space="preserve">Currently contains the first day when the Haematocrit falls below </w:t>
            </w:r>
            <w:r w:rsidR="008B2C23">
              <w:t>15</w:t>
            </w:r>
            <w:r>
              <w:t xml:space="preserve">% which is possibly giving rise to 0.05% variances with Mapper1. </w:t>
            </w:r>
            <w:ins w:id="3" w:author="Andrew Payne" w:date="2012-11-15T12:35:00Z">
              <w:r w:rsidR="008B2C23">
                <w:t xml:space="preserve"> </w:t>
              </w:r>
            </w:ins>
            <w:r>
              <w:t>Mapper 1 only produces the values null and zero in this column of the repository.</w:t>
            </w:r>
          </w:p>
          <w:p w14:paraId="7935D67F" w14:textId="77777777" w:rsidR="0093765D" w:rsidRDefault="0093765D" w:rsidP="0093765D"/>
          <w:p w14:paraId="2172BBA0" w14:textId="77777777" w:rsidR="0093765D" w:rsidRDefault="0093765D" w:rsidP="0093765D">
            <w:r>
              <w:t>A fix has been applied – should now only look at day zero. Not tested or checked for variances.</w:t>
            </w:r>
          </w:p>
        </w:tc>
      </w:tr>
      <w:tr w:rsidR="00041B53" w14:paraId="075CEEF6" w14:textId="77777777" w:rsidTr="0093765D">
        <w:tc>
          <w:tcPr>
            <w:tcW w:w="1809" w:type="dxa"/>
          </w:tcPr>
          <w:p w14:paraId="69F45BD1" w14:textId="77777777" w:rsidR="00041B53" w:rsidRPr="00552760" w:rsidRDefault="00041B53" w:rsidP="0093765D">
            <w:pPr>
              <w:rPr>
                <w:b/>
              </w:rPr>
            </w:pPr>
            <w:r>
              <w:rPr>
                <w:b/>
              </w:rPr>
              <w:t>Date: 2012-11-15</w:t>
            </w:r>
          </w:p>
        </w:tc>
        <w:tc>
          <w:tcPr>
            <w:tcW w:w="7433" w:type="dxa"/>
          </w:tcPr>
          <w:p w14:paraId="5E73464D" w14:textId="77777777" w:rsidR="00041B53" w:rsidRDefault="00041B53" w:rsidP="00063248">
            <w:r>
              <w:t xml:space="preserve">Changed screening (as bad data) Haematocrit </w:t>
            </w:r>
            <w:r w:rsidR="00063248">
              <w:t xml:space="preserve">values </w:t>
            </w:r>
            <w:r>
              <w:t>below 12% and greater than 70%</w:t>
            </w:r>
            <w:r w:rsidR="00063248">
              <w:t xml:space="preserve"> will be removed</w:t>
            </w:r>
          </w:p>
        </w:tc>
      </w:tr>
      <w:tr w:rsidR="00C80EE4" w14:paraId="304DB38A" w14:textId="77777777" w:rsidTr="0093765D">
        <w:tc>
          <w:tcPr>
            <w:tcW w:w="1809" w:type="dxa"/>
          </w:tcPr>
          <w:p w14:paraId="134817EE" w14:textId="77777777" w:rsidR="00C80EE4" w:rsidRDefault="00C80EE4" w:rsidP="0093765D">
            <w:pPr>
              <w:rPr>
                <w:b/>
              </w:rPr>
            </w:pPr>
            <w:r>
              <w:rPr>
                <w:b/>
              </w:rPr>
              <w:t>Date: 2012-11-19</w:t>
            </w:r>
          </w:p>
        </w:tc>
        <w:tc>
          <w:tcPr>
            <w:tcW w:w="7433" w:type="dxa"/>
          </w:tcPr>
          <w:p w14:paraId="4FCAC0A7" w14:textId="77777777" w:rsidR="00C80EE4" w:rsidRDefault="00C80EE4" w:rsidP="00063248">
            <w:r>
              <w:t>Tested WwarnsetUtils HaematocritTest</w:t>
            </w:r>
          </w:p>
        </w:tc>
      </w:tr>
    </w:tbl>
    <w:p w14:paraId="2FED8C0D" w14:textId="77777777" w:rsidR="0093765D" w:rsidRDefault="0093765D"/>
    <w:p w14:paraId="47229D2C" w14:textId="77777777" w:rsidR="0093765D" w:rsidRDefault="0093765D">
      <w:r>
        <w:br w:type="page"/>
      </w:r>
    </w:p>
    <w:p w14:paraId="15F481A5" w14:textId="77777777" w:rsidR="00884196" w:rsidRDefault="00884196"/>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C7D60" w14:paraId="0FF1FC2D" w14:textId="77777777" w:rsidTr="005B08AC">
        <w:tc>
          <w:tcPr>
            <w:tcW w:w="9242" w:type="dxa"/>
            <w:gridSpan w:val="2"/>
          </w:tcPr>
          <w:p w14:paraId="601E568E" w14:textId="77777777" w:rsidR="002C7D60" w:rsidRDefault="002C7D60" w:rsidP="00063248">
            <w:pPr>
              <w:rPr>
                <w:b/>
              </w:rPr>
            </w:pPr>
            <w:r w:rsidRPr="00AA7D5E">
              <w:rPr>
                <w:b/>
              </w:rPr>
              <w:t>FlgDV1</w:t>
            </w:r>
            <w:r>
              <w:rPr>
                <w:b/>
              </w:rPr>
              <w:t xml:space="preserve">4 – Day zero Haemoglobin &lt; 5 / </w:t>
            </w:r>
            <w:r w:rsidR="00063248">
              <w:rPr>
                <w:b/>
              </w:rPr>
              <w:t>dl</w:t>
            </w:r>
          </w:p>
          <w:p w14:paraId="06EB6799" w14:textId="77777777" w:rsidR="0037280D" w:rsidRPr="00AA7D5E" w:rsidRDefault="0037280D" w:rsidP="00063248">
            <w:pPr>
              <w:rPr>
                <w:b/>
              </w:rPr>
            </w:pPr>
          </w:p>
        </w:tc>
      </w:tr>
      <w:tr w:rsidR="002C7D60" w14:paraId="05A866D6" w14:textId="77777777" w:rsidTr="005B08AC">
        <w:tc>
          <w:tcPr>
            <w:tcW w:w="9242" w:type="dxa"/>
            <w:gridSpan w:val="2"/>
          </w:tcPr>
          <w:p w14:paraId="5164088A" w14:textId="77777777" w:rsidR="002C7D60" w:rsidRPr="00552760" w:rsidRDefault="002C7D60" w:rsidP="008B2C23">
            <w:pPr>
              <w:rPr>
                <w:b/>
              </w:rPr>
            </w:pPr>
            <w:r w:rsidRPr="00552760">
              <w:rPr>
                <w:b/>
              </w:rPr>
              <w:t>Old definition:</w:t>
            </w:r>
            <w:r>
              <w:rPr>
                <w:b/>
              </w:rPr>
              <w:t xml:space="preserve"> </w:t>
            </w:r>
            <w:r w:rsidRPr="002C7D60">
              <w:t>Haemoglobin</w:t>
            </w:r>
            <w:r>
              <w:rPr>
                <w:b/>
              </w:rPr>
              <w:t xml:space="preserve"> </w:t>
            </w:r>
            <w:r>
              <w:t xml:space="preserve">levels at inclusion below </w:t>
            </w:r>
            <w:r w:rsidR="008B2C23">
              <w:t>5g/dl</w:t>
            </w:r>
          </w:p>
        </w:tc>
      </w:tr>
      <w:tr w:rsidR="002C7D60" w14:paraId="2EDE44F8" w14:textId="77777777" w:rsidTr="005B08AC">
        <w:tc>
          <w:tcPr>
            <w:tcW w:w="9242" w:type="dxa"/>
            <w:gridSpan w:val="2"/>
          </w:tcPr>
          <w:p w14:paraId="287DC4E9" w14:textId="77777777" w:rsidR="002C7D60" w:rsidRDefault="002C7D60" w:rsidP="005B08AC">
            <w:r w:rsidRPr="00552760">
              <w:rPr>
                <w:b/>
              </w:rPr>
              <w:t>New definition:</w:t>
            </w:r>
            <w:r>
              <w:rPr>
                <w:b/>
              </w:rPr>
              <w:t xml:space="preserve"> </w:t>
            </w:r>
            <w:r>
              <w:t xml:space="preserve">Contains zero if on the first measurement of the first day the Haemaglobin levels is below five </w:t>
            </w:r>
            <w:r w:rsidR="00063248">
              <w:t xml:space="preserve">grams </w:t>
            </w:r>
            <w:r>
              <w:t xml:space="preserve">per </w:t>
            </w:r>
            <w:r w:rsidR="00063248">
              <w:t>decilitre</w:t>
            </w:r>
            <w:r>
              <w:t>, otherwise contains null.</w:t>
            </w:r>
          </w:p>
          <w:p w14:paraId="7BF7D5B7" w14:textId="77777777" w:rsidR="002C7D60" w:rsidRDefault="002C7D60" w:rsidP="005B08AC"/>
          <w:p w14:paraId="6DCEBAB9" w14:textId="77777777" w:rsidR="002C7D60" w:rsidRPr="00552760" w:rsidRDefault="002C7D60" w:rsidP="00063248">
            <w:pPr>
              <w:rPr>
                <w:b/>
              </w:rPr>
            </w:pPr>
            <w:r>
              <w:t xml:space="preserve">N.B. Haemoglobin levels below </w:t>
            </w:r>
            <w:r w:rsidR="00063248">
              <w:t xml:space="preserve">4 </w:t>
            </w:r>
            <w:r>
              <w:t>can be screened out earlier in curation – need to utilise dual range – requires checking</w:t>
            </w:r>
          </w:p>
        </w:tc>
      </w:tr>
      <w:tr w:rsidR="002C7D60" w14:paraId="1F2D3EA1" w14:textId="77777777" w:rsidTr="005B08AC">
        <w:tc>
          <w:tcPr>
            <w:tcW w:w="1809" w:type="dxa"/>
          </w:tcPr>
          <w:p w14:paraId="20089804" w14:textId="77777777" w:rsidR="002C7D60" w:rsidRPr="00552760" w:rsidRDefault="002C7D60" w:rsidP="005B08AC">
            <w:pPr>
              <w:rPr>
                <w:b/>
              </w:rPr>
            </w:pPr>
            <w:r w:rsidRPr="00552760">
              <w:rPr>
                <w:b/>
              </w:rPr>
              <w:t>Date: 2012-11-08</w:t>
            </w:r>
          </w:p>
        </w:tc>
        <w:tc>
          <w:tcPr>
            <w:tcW w:w="7433" w:type="dxa"/>
          </w:tcPr>
          <w:p w14:paraId="04BC9498" w14:textId="77777777" w:rsidR="002C7D60" w:rsidRDefault="002C7D60" w:rsidP="005B08AC">
            <w:r>
              <w:t>Currently contains the first day when the  Haemoglobin falls below 5</w:t>
            </w:r>
            <w:r w:rsidR="008B2C23">
              <w:t>g</w:t>
            </w:r>
            <w:r>
              <w:t>/</w:t>
            </w:r>
            <w:r w:rsidR="008B2C23">
              <w:t xml:space="preserve">dl </w:t>
            </w:r>
            <w:r>
              <w:t>which is however not generating variances</w:t>
            </w:r>
          </w:p>
          <w:p w14:paraId="519D351A" w14:textId="77777777" w:rsidR="002C7D60" w:rsidRDefault="002C7D60" w:rsidP="005B08AC"/>
          <w:p w14:paraId="170B14E4" w14:textId="77777777" w:rsidR="002C7D60" w:rsidRDefault="002C7D60" w:rsidP="005B08AC">
            <w:r>
              <w:t>A fix has been applied – should now only look at day zero.  Not tested or checked for variances.</w:t>
            </w:r>
          </w:p>
        </w:tc>
      </w:tr>
      <w:tr w:rsidR="00063248" w14:paraId="01D443C6" w14:textId="77777777" w:rsidTr="005B08AC">
        <w:tc>
          <w:tcPr>
            <w:tcW w:w="1809" w:type="dxa"/>
          </w:tcPr>
          <w:p w14:paraId="25C86B20" w14:textId="77777777" w:rsidR="00063248" w:rsidRPr="00552760" w:rsidRDefault="00063248" w:rsidP="005B08AC">
            <w:pPr>
              <w:rPr>
                <w:b/>
              </w:rPr>
            </w:pPr>
            <w:r>
              <w:rPr>
                <w:b/>
              </w:rPr>
              <w:t>Date: 2012-11-15</w:t>
            </w:r>
          </w:p>
        </w:tc>
        <w:tc>
          <w:tcPr>
            <w:tcW w:w="7433" w:type="dxa"/>
          </w:tcPr>
          <w:p w14:paraId="14C26CCA" w14:textId="77777777" w:rsidR="00063248" w:rsidRDefault="00063248" w:rsidP="005B08AC">
            <w:r>
              <w:t xml:space="preserve">Screen out </w:t>
            </w:r>
            <w:r w:rsidR="008B2C23">
              <w:t>values</w:t>
            </w:r>
            <w:r>
              <w:t xml:space="preserve"> &lt; 4 and &gt; 20</w:t>
            </w:r>
          </w:p>
        </w:tc>
      </w:tr>
      <w:tr w:rsidR="00C80EE4" w14:paraId="1A449341" w14:textId="77777777" w:rsidTr="005B08AC">
        <w:tc>
          <w:tcPr>
            <w:tcW w:w="1809" w:type="dxa"/>
          </w:tcPr>
          <w:p w14:paraId="4738B3DC" w14:textId="77777777" w:rsidR="00C80EE4" w:rsidRDefault="00C80EE4" w:rsidP="005B08AC">
            <w:pPr>
              <w:rPr>
                <w:b/>
              </w:rPr>
            </w:pPr>
            <w:r>
              <w:rPr>
                <w:b/>
              </w:rPr>
              <w:t>Date:2012-11-19</w:t>
            </w:r>
          </w:p>
        </w:tc>
        <w:tc>
          <w:tcPr>
            <w:tcW w:w="7433" w:type="dxa"/>
          </w:tcPr>
          <w:p w14:paraId="6558C9DA" w14:textId="77777777" w:rsidR="00C80EE4" w:rsidRDefault="00C80EE4" w:rsidP="005B08AC">
            <w:r>
              <w:t>Tested WwarnsetUtils Haemoglobin test</w:t>
            </w:r>
          </w:p>
        </w:tc>
      </w:tr>
    </w:tbl>
    <w:p w14:paraId="53D1DD09" w14:textId="77777777" w:rsidR="002C7D60" w:rsidRDefault="002C7D60"/>
    <w:p w14:paraId="3519737E" w14:textId="77777777" w:rsidR="0093765D" w:rsidRDefault="0093765D">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8"/>
        <w:gridCol w:w="7228"/>
      </w:tblGrid>
      <w:tr w:rsidR="002C7D60" w14:paraId="72BA196E" w14:textId="77777777" w:rsidTr="005B08AC">
        <w:tc>
          <w:tcPr>
            <w:tcW w:w="9242" w:type="dxa"/>
            <w:gridSpan w:val="2"/>
          </w:tcPr>
          <w:p w14:paraId="2C707EB8" w14:textId="77777777" w:rsidR="002C7D60" w:rsidRPr="00AA7D5E" w:rsidRDefault="002C7D60" w:rsidP="002C7D60">
            <w:pPr>
              <w:rPr>
                <w:b/>
              </w:rPr>
            </w:pPr>
            <w:r w:rsidRPr="00AA7D5E">
              <w:rPr>
                <w:b/>
              </w:rPr>
              <w:lastRenderedPageBreak/>
              <w:t>FlgDV1</w:t>
            </w:r>
            <w:r>
              <w:rPr>
                <w:b/>
              </w:rPr>
              <w:t>5 – Missed Day 28</w:t>
            </w:r>
          </w:p>
        </w:tc>
      </w:tr>
      <w:tr w:rsidR="002C7D60" w14:paraId="72512632" w14:textId="77777777" w:rsidTr="005B08AC">
        <w:tc>
          <w:tcPr>
            <w:tcW w:w="9242" w:type="dxa"/>
            <w:gridSpan w:val="2"/>
          </w:tcPr>
          <w:p w14:paraId="686E80D4" w14:textId="77777777" w:rsidR="002C7D60" w:rsidRPr="00552760" w:rsidRDefault="002C7D60" w:rsidP="007322D4">
            <w:pPr>
              <w:rPr>
                <w:b/>
              </w:rPr>
            </w:pPr>
            <w:r w:rsidRPr="00552760">
              <w:rPr>
                <w:b/>
              </w:rPr>
              <w:t>Old definition:</w:t>
            </w:r>
            <w:r>
              <w:rPr>
                <w:b/>
              </w:rPr>
              <w:t xml:space="preserve"> </w:t>
            </w:r>
            <w:r w:rsidR="007322D4">
              <w:rPr>
                <w:b/>
              </w:rPr>
              <w:t xml:space="preserve"> </w:t>
            </w:r>
            <w:r w:rsidR="007322D4" w:rsidRPr="007322D4">
              <w:t>Missed D28 [D25;D31] Day that this deviation occu</w:t>
            </w:r>
            <w:r w:rsidR="00EA048D">
              <w:t>r</w:t>
            </w:r>
            <w:r w:rsidR="007322D4" w:rsidRPr="007322D4">
              <w:t>red</w:t>
            </w:r>
          </w:p>
        </w:tc>
      </w:tr>
      <w:tr w:rsidR="002C7D60" w14:paraId="57CAEC57" w14:textId="77777777" w:rsidTr="005B08AC">
        <w:tc>
          <w:tcPr>
            <w:tcW w:w="9242" w:type="dxa"/>
            <w:gridSpan w:val="2"/>
          </w:tcPr>
          <w:p w14:paraId="2E333C8F" w14:textId="77777777" w:rsidR="002C7D60" w:rsidRDefault="002C7D60" w:rsidP="007322D4">
            <w:r w:rsidRPr="00552760">
              <w:rPr>
                <w:b/>
              </w:rPr>
              <w:t>New definition:</w:t>
            </w:r>
            <w:r>
              <w:rPr>
                <w:b/>
              </w:rPr>
              <w:t xml:space="preserve"> </w:t>
            </w:r>
            <w:r>
              <w:t xml:space="preserve">Contains zero if </w:t>
            </w:r>
            <w:r w:rsidR="007322D4">
              <w:t xml:space="preserve">there is no follow-up between the days 25 to 31 inclusive, otherwise contains </w:t>
            </w:r>
            <w:r w:rsidR="009D4D65">
              <w:t>an empty string</w:t>
            </w:r>
            <w:r w:rsidR="007322D4">
              <w:t xml:space="preserve">. Follow-up means </w:t>
            </w:r>
            <w:r w:rsidR="008B2C23">
              <w:t>any blood smear result.</w:t>
            </w:r>
            <w:del w:id="4" w:author="Andrew Payne" w:date="2012-11-15T12:39:00Z">
              <w:r w:rsidR="007322D4" w:rsidDel="008B2C23">
                <w:delText xml:space="preserve"> </w:delText>
              </w:r>
            </w:del>
          </w:p>
          <w:p w14:paraId="7EA6FF1B" w14:textId="77777777" w:rsidR="009D4D65" w:rsidRDefault="009D4D65" w:rsidP="007322D4"/>
          <w:p w14:paraId="6795A1BF" w14:textId="77777777" w:rsidR="009D4D65" w:rsidRDefault="00D532BB" w:rsidP="007322D4">
            <w:r>
              <w:t>If the study duration is less than 28 days this flag will contain a null for all patients.</w:t>
            </w:r>
          </w:p>
          <w:p w14:paraId="726B0EA6" w14:textId="77777777" w:rsidR="00EA048D" w:rsidRDefault="00EA048D" w:rsidP="00EA048D">
            <w:r>
              <w:t>No other deviations are checked in the calculation of this field.</w:t>
            </w:r>
          </w:p>
          <w:p w14:paraId="101DF696" w14:textId="77777777" w:rsidR="006254EC" w:rsidRDefault="006254EC" w:rsidP="00EA048D"/>
          <w:p w14:paraId="68898AC4" w14:textId="77777777" w:rsidR="006254EC" w:rsidRDefault="006254EC" w:rsidP="00EA048D">
            <w:r>
              <w:t xml:space="preserve">Follow-up means that a blood smear was taken and the presence or counts of </w:t>
            </w:r>
            <w:r w:rsidR="003017AB">
              <w:t xml:space="preserve">asexual </w:t>
            </w:r>
            <w:r>
              <w:t>falciparum were ascertained.</w:t>
            </w:r>
          </w:p>
          <w:p w14:paraId="7F9D7CD5" w14:textId="77777777" w:rsidR="006254EC" w:rsidRPr="00552760" w:rsidRDefault="006254EC" w:rsidP="00EA048D">
            <w:pPr>
              <w:rPr>
                <w:b/>
              </w:rPr>
            </w:pPr>
          </w:p>
        </w:tc>
      </w:tr>
      <w:tr w:rsidR="002C7D60" w14:paraId="5762E551" w14:textId="77777777" w:rsidTr="005B08AC">
        <w:tc>
          <w:tcPr>
            <w:tcW w:w="1809" w:type="dxa"/>
          </w:tcPr>
          <w:p w14:paraId="1ED9B447" w14:textId="77777777" w:rsidR="002C7D60" w:rsidRPr="00552760" w:rsidRDefault="002C7D60" w:rsidP="005B08AC">
            <w:pPr>
              <w:rPr>
                <w:b/>
              </w:rPr>
            </w:pPr>
            <w:r w:rsidRPr="00552760">
              <w:rPr>
                <w:b/>
              </w:rPr>
              <w:t>Date: 2012-11-08</w:t>
            </w:r>
          </w:p>
        </w:tc>
        <w:tc>
          <w:tcPr>
            <w:tcW w:w="7433" w:type="dxa"/>
          </w:tcPr>
          <w:p w14:paraId="20E5C623" w14:textId="77777777" w:rsidR="002C7D60" w:rsidRDefault="007322D4" w:rsidP="009D4D65">
            <w:r>
              <w:t>Earlier definition implies that the last visit prior day</w:t>
            </w:r>
            <w:r w:rsidR="00EA048D">
              <w:t xml:space="preserve"> </w:t>
            </w:r>
            <w:r>
              <w:t>25 to 31 would be returned in fact this is not the case as only zero</w:t>
            </w:r>
            <w:r w:rsidR="0002078D">
              <w:t xml:space="preserve">, empty </w:t>
            </w:r>
            <w:r>
              <w:t>or null are found in the repository. Mapper</w:t>
            </w:r>
            <w:r w:rsidR="009D4D65">
              <w:t>1 only returns zero</w:t>
            </w:r>
            <w:r w:rsidR="0002078D">
              <w:t>, empty</w:t>
            </w:r>
            <w:r w:rsidR="009D4D65">
              <w:t xml:space="preserve"> or null and as it stands Mapper2 returns only zero or an empty string.</w:t>
            </w:r>
          </w:p>
          <w:p w14:paraId="29EEE4FD" w14:textId="77777777" w:rsidR="00EA048D" w:rsidRDefault="00EA048D" w:rsidP="009D4D65"/>
          <w:p w14:paraId="4CD38132" w14:textId="77777777" w:rsidR="00EA048D" w:rsidRDefault="00EA048D" w:rsidP="009D4D65">
            <w:r>
              <w:t>Checked that other deviations are not checked.</w:t>
            </w:r>
          </w:p>
          <w:p w14:paraId="69103959" w14:textId="77777777" w:rsidR="009D4D65" w:rsidRDefault="009D4D65" w:rsidP="009D4D65"/>
          <w:p w14:paraId="2E74F189" w14:textId="77777777" w:rsidR="009D4D65" w:rsidRDefault="009D4D65" w:rsidP="00EA048D"/>
        </w:tc>
      </w:tr>
      <w:tr w:rsidR="00D532BB" w14:paraId="3722EB81" w14:textId="77777777" w:rsidTr="005B08AC">
        <w:tc>
          <w:tcPr>
            <w:tcW w:w="1809" w:type="dxa"/>
          </w:tcPr>
          <w:p w14:paraId="08043862" w14:textId="77777777" w:rsidR="00D532BB" w:rsidRPr="00552760" w:rsidRDefault="00D532BB" w:rsidP="005B08AC">
            <w:pPr>
              <w:rPr>
                <w:b/>
              </w:rPr>
            </w:pPr>
            <w:r>
              <w:rPr>
                <w:b/>
              </w:rPr>
              <w:t>Date: 2012-11-15</w:t>
            </w:r>
          </w:p>
        </w:tc>
        <w:tc>
          <w:tcPr>
            <w:tcW w:w="7433" w:type="dxa"/>
          </w:tcPr>
          <w:p w14:paraId="24F3C6EB" w14:textId="77777777" w:rsidR="00D532BB" w:rsidRDefault="00D532BB" w:rsidP="009D4D65">
            <w:r>
              <w:t>Added study length check - code checked OK</w:t>
            </w:r>
          </w:p>
        </w:tc>
      </w:tr>
      <w:tr w:rsidR="00C80EE4" w14:paraId="3F5A0254" w14:textId="77777777" w:rsidTr="005B08AC">
        <w:tc>
          <w:tcPr>
            <w:tcW w:w="1809" w:type="dxa"/>
          </w:tcPr>
          <w:p w14:paraId="51B18E4D" w14:textId="77777777" w:rsidR="00C80EE4" w:rsidRDefault="00C80EE4" w:rsidP="005B08AC">
            <w:pPr>
              <w:rPr>
                <w:b/>
              </w:rPr>
            </w:pPr>
            <w:r>
              <w:rPr>
                <w:b/>
              </w:rPr>
              <w:t>Date:2012-11-19</w:t>
            </w:r>
          </w:p>
        </w:tc>
        <w:tc>
          <w:tcPr>
            <w:tcW w:w="7433" w:type="dxa"/>
          </w:tcPr>
          <w:p w14:paraId="23AD0308" w14:textId="77777777" w:rsidR="00C80EE4" w:rsidRDefault="00C80EE4" w:rsidP="009D4D65">
            <w:r>
              <w:t>Tested WwarnsetUtils MissedD28Test</w:t>
            </w:r>
          </w:p>
        </w:tc>
      </w:tr>
    </w:tbl>
    <w:p w14:paraId="7B1821BC" w14:textId="77777777" w:rsidR="0093765D" w:rsidRDefault="0093765D"/>
    <w:p w14:paraId="67D3259A" w14:textId="77777777" w:rsidR="0093765D" w:rsidRDefault="0093765D"/>
    <w:p w14:paraId="2A566BF9" w14:textId="77777777" w:rsidR="0093765D" w:rsidRDefault="0093765D">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90"/>
        <w:gridCol w:w="7226"/>
      </w:tblGrid>
      <w:tr w:rsidR="009D4D65" w14:paraId="4CFF2A72" w14:textId="77777777" w:rsidTr="005B08AC">
        <w:tc>
          <w:tcPr>
            <w:tcW w:w="9242" w:type="dxa"/>
            <w:gridSpan w:val="2"/>
          </w:tcPr>
          <w:p w14:paraId="5078FFEE" w14:textId="77777777" w:rsidR="009D4D65" w:rsidRPr="00AA7D5E" w:rsidRDefault="009D4D65" w:rsidP="009D4D65">
            <w:pPr>
              <w:rPr>
                <w:b/>
              </w:rPr>
            </w:pPr>
            <w:r w:rsidRPr="00AA7D5E">
              <w:rPr>
                <w:b/>
              </w:rPr>
              <w:lastRenderedPageBreak/>
              <w:t>FlgDV1</w:t>
            </w:r>
            <w:r>
              <w:rPr>
                <w:b/>
              </w:rPr>
              <w:t>6 – Missed Day 42</w:t>
            </w:r>
          </w:p>
        </w:tc>
      </w:tr>
      <w:tr w:rsidR="009D4D65" w14:paraId="152EA0BE" w14:textId="77777777" w:rsidTr="005B08AC">
        <w:tc>
          <w:tcPr>
            <w:tcW w:w="9242" w:type="dxa"/>
            <w:gridSpan w:val="2"/>
          </w:tcPr>
          <w:p w14:paraId="740C4136" w14:textId="77777777" w:rsidR="009D4D65" w:rsidRPr="00552760" w:rsidRDefault="009D4D65" w:rsidP="009D4D65">
            <w:pPr>
              <w:rPr>
                <w:b/>
              </w:rPr>
            </w:pPr>
            <w:r w:rsidRPr="00552760">
              <w:rPr>
                <w:b/>
              </w:rPr>
              <w:t>Old definition:</w:t>
            </w:r>
            <w:r>
              <w:rPr>
                <w:b/>
              </w:rPr>
              <w:t xml:space="preserve">  </w:t>
            </w:r>
            <w:r w:rsidRPr="007322D4">
              <w:t>Missed D</w:t>
            </w:r>
            <w:r>
              <w:t>42</w:t>
            </w:r>
            <w:r w:rsidRPr="007322D4">
              <w:t xml:space="preserve"> [D</w:t>
            </w:r>
            <w:r>
              <w:t>39</w:t>
            </w:r>
            <w:r w:rsidRPr="007322D4">
              <w:t>;D</w:t>
            </w:r>
            <w:r>
              <w:t>45</w:t>
            </w:r>
            <w:r w:rsidRPr="007322D4">
              <w:t>] Day that this deviation occurred</w:t>
            </w:r>
          </w:p>
        </w:tc>
      </w:tr>
      <w:tr w:rsidR="009D4D65" w14:paraId="72406943" w14:textId="77777777" w:rsidTr="005B08AC">
        <w:tc>
          <w:tcPr>
            <w:tcW w:w="9242" w:type="dxa"/>
            <w:gridSpan w:val="2"/>
          </w:tcPr>
          <w:p w14:paraId="38D950B2" w14:textId="77777777" w:rsidR="00D532BB" w:rsidRDefault="009D4D65" w:rsidP="005B08AC">
            <w:r w:rsidRPr="00552760">
              <w:rPr>
                <w:b/>
              </w:rPr>
              <w:t>New definition:</w:t>
            </w:r>
            <w:r>
              <w:rPr>
                <w:b/>
              </w:rPr>
              <w:t xml:space="preserve">  </w:t>
            </w:r>
            <w:r w:rsidRPr="0002078D">
              <w:t xml:space="preserve">Will contain a null if the </w:t>
            </w:r>
            <w:r w:rsidR="0002078D" w:rsidRPr="0002078D">
              <w:t xml:space="preserve">last visit of this patient is before day 39.  </w:t>
            </w:r>
            <w:r w:rsidRPr="0002078D">
              <w:t xml:space="preserve">Contains zero if there is no follow-up between the days 39 to 45 inclusive, otherwise contains an empty string. </w:t>
            </w:r>
          </w:p>
          <w:p w14:paraId="03F994EF" w14:textId="77777777" w:rsidR="00D532BB" w:rsidRDefault="00D532BB" w:rsidP="005B08AC"/>
          <w:p w14:paraId="18D34741" w14:textId="77777777" w:rsidR="009D4D65" w:rsidRPr="0002078D" w:rsidRDefault="00EA048D" w:rsidP="005B08AC">
            <w:pPr>
              <w:rPr>
                <w:b/>
              </w:rPr>
            </w:pPr>
            <w:r>
              <w:t>If the study duration is less than 42 days this flag will contain a null for all patients.</w:t>
            </w:r>
          </w:p>
          <w:p w14:paraId="7C614574" w14:textId="77777777" w:rsidR="009D4D65" w:rsidRDefault="009D4D65" w:rsidP="005B08AC"/>
          <w:p w14:paraId="3AB25FDD" w14:textId="77777777" w:rsidR="006254EC" w:rsidRDefault="006254EC" w:rsidP="006254EC">
            <w:r>
              <w:t xml:space="preserve">Follow-up means that a blood smear was taken and the presence or counts of </w:t>
            </w:r>
            <w:r w:rsidR="003017AB">
              <w:t xml:space="preserve"> asexual </w:t>
            </w:r>
            <w:r>
              <w:t>falciparum were ascertained.</w:t>
            </w:r>
          </w:p>
          <w:p w14:paraId="68146A57" w14:textId="77777777" w:rsidR="009D4D65" w:rsidRPr="00552760" w:rsidRDefault="009D4D65" w:rsidP="005B08AC">
            <w:pPr>
              <w:rPr>
                <w:b/>
              </w:rPr>
            </w:pPr>
          </w:p>
        </w:tc>
      </w:tr>
      <w:tr w:rsidR="009D4D65" w14:paraId="7DDD2109" w14:textId="77777777" w:rsidTr="005B08AC">
        <w:tc>
          <w:tcPr>
            <w:tcW w:w="1809" w:type="dxa"/>
          </w:tcPr>
          <w:p w14:paraId="2C13317E" w14:textId="77777777" w:rsidR="009D4D65" w:rsidRPr="00552760" w:rsidRDefault="009D4D65" w:rsidP="005B08AC">
            <w:pPr>
              <w:rPr>
                <w:b/>
              </w:rPr>
            </w:pPr>
            <w:r w:rsidRPr="00552760">
              <w:rPr>
                <w:b/>
              </w:rPr>
              <w:t>Date: 2012-11-08</w:t>
            </w:r>
          </w:p>
        </w:tc>
        <w:tc>
          <w:tcPr>
            <w:tcW w:w="7433" w:type="dxa"/>
          </w:tcPr>
          <w:p w14:paraId="775E75E1" w14:textId="77777777" w:rsidR="009D4D65" w:rsidRDefault="009D4D65" w:rsidP="00597CEA">
            <w:r>
              <w:t>Earlier definition implies that the last visit prior day</w:t>
            </w:r>
            <w:ins w:id="5" w:author="Andrew Payne" w:date="2012-11-15T12:00:00Z">
              <w:r w:rsidR="00597CEA">
                <w:t xml:space="preserve"> </w:t>
              </w:r>
            </w:ins>
            <w:r>
              <w:t>25 to 31 would be returned in fact this is not the case as only zero</w:t>
            </w:r>
            <w:r w:rsidR="0002078D">
              <w:t>,</w:t>
            </w:r>
            <w:r>
              <w:t xml:space="preserve"> null </w:t>
            </w:r>
            <w:r w:rsidR="0002078D">
              <w:t xml:space="preserve">or empty </w:t>
            </w:r>
            <w:r>
              <w:t>are found in the repository. Mapper1 only returns zero or null and as it stands Mapper2 returns  only zero or an empty string.</w:t>
            </w:r>
          </w:p>
        </w:tc>
      </w:tr>
      <w:tr w:rsidR="00D532BB" w14:paraId="3E898F7F" w14:textId="77777777" w:rsidTr="005B08AC">
        <w:tc>
          <w:tcPr>
            <w:tcW w:w="1809" w:type="dxa"/>
          </w:tcPr>
          <w:p w14:paraId="2749507B" w14:textId="77777777" w:rsidR="00D532BB" w:rsidRPr="00552760" w:rsidRDefault="00D532BB" w:rsidP="005B08AC">
            <w:pPr>
              <w:rPr>
                <w:b/>
              </w:rPr>
            </w:pPr>
            <w:r>
              <w:rPr>
                <w:b/>
              </w:rPr>
              <w:t>Date: 2012-11-15</w:t>
            </w:r>
          </w:p>
        </w:tc>
        <w:tc>
          <w:tcPr>
            <w:tcW w:w="7433" w:type="dxa"/>
          </w:tcPr>
          <w:p w14:paraId="42A13C0D" w14:textId="77777777" w:rsidR="00D532BB" w:rsidRDefault="00D532BB" w:rsidP="005B08AC">
            <w:r>
              <w:t>Added check on study duration &lt; 42</w:t>
            </w:r>
          </w:p>
        </w:tc>
      </w:tr>
      <w:tr w:rsidR="00C80EE4" w14:paraId="7DABCDE0" w14:textId="77777777" w:rsidTr="005B08AC">
        <w:tc>
          <w:tcPr>
            <w:tcW w:w="1809" w:type="dxa"/>
          </w:tcPr>
          <w:p w14:paraId="3E52CDA2" w14:textId="77777777" w:rsidR="00C80EE4" w:rsidRDefault="00C80EE4" w:rsidP="005B08AC">
            <w:pPr>
              <w:rPr>
                <w:b/>
              </w:rPr>
            </w:pPr>
            <w:r>
              <w:rPr>
                <w:b/>
              </w:rPr>
              <w:t>Date:2012-11-19</w:t>
            </w:r>
          </w:p>
        </w:tc>
        <w:tc>
          <w:tcPr>
            <w:tcW w:w="7433" w:type="dxa"/>
          </w:tcPr>
          <w:p w14:paraId="09A7992B" w14:textId="77777777" w:rsidR="00C80EE4" w:rsidRDefault="00C80EE4" w:rsidP="005B08AC">
            <w:r>
              <w:t>See flag DV15 for test info</w:t>
            </w:r>
          </w:p>
        </w:tc>
      </w:tr>
    </w:tbl>
    <w:p w14:paraId="4306009D" w14:textId="77777777" w:rsidR="0093765D" w:rsidRDefault="0093765D"/>
    <w:p w14:paraId="585252A3" w14:textId="77777777" w:rsidR="00884196" w:rsidRDefault="00884196"/>
    <w:p w14:paraId="69391B9E" w14:textId="77777777" w:rsidR="0093765D" w:rsidRDefault="0093765D"/>
    <w:p w14:paraId="4EE56586" w14:textId="77777777" w:rsidR="0093765D" w:rsidRDefault="0093765D" w:rsidP="0093765D"/>
    <w:p w14:paraId="51749973" w14:textId="77777777" w:rsidR="0093765D" w:rsidRDefault="0093765D" w:rsidP="0093765D"/>
    <w:p w14:paraId="012FAD78" w14:textId="77777777" w:rsidR="0093765D" w:rsidRDefault="0093765D" w:rsidP="0093765D"/>
    <w:p w14:paraId="1D1E7C29" w14:textId="77777777" w:rsidR="0093765D" w:rsidRDefault="0093765D" w:rsidP="0093765D"/>
    <w:p w14:paraId="358DE0C7" w14:textId="77777777" w:rsidR="0093765D" w:rsidRDefault="0093765D" w:rsidP="0093765D"/>
    <w:p w14:paraId="1EF4F3E5" w14:textId="77777777" w:rsidR="0093765D" w:rsidRDefault="0093765D"/>
    <w:p w14:paraId="363D5FE6" w14:textId="77777777" w:rsidR="0093765D" w:rsidRDefault="0093765D"/>
    <w:p w14:paraId="6B94CDDF" w14:textId="77777777" w:rsidR="0093765D" w:rsidRDefault="0093765D"/>
    <w:p w14:paraId="46AAE39D" w14:textId="77777777" w:rsidR="0093765D" w:rsidRDefault="0093765D"/>
    <w:p w14:paraId="24EAE4C4" w14:textId="77777777" w:rsidR="0093765D" w:rsidRDefault="0093765D"/>
    <w:p w14:paraId="6256E7CD" w14:textId="77777777" w:rsidR="00884196" w:rsidRDefault="00884196"/>
    <w:p w14:paraId="3B0790F2" w14:textId="77777777" w:rsidR="00884196" w:rsidRDefault="00884196"/>
    <w:p w14:paraId="2C5055DA" w14:textId="77777777" w:rsidR="00884196" w:rsidRDefault="00884196"/>
    <w:p w14:paraId="20FA600B" w14:textId="77777777" w:rsidR="00884196" w:rsidRDefault="00884196"/>
    <w:p w14:paraId="4043434A" w14:textId="77777777" w:rsidR="00884196" w:rsidRDefault="00884196" w:rsidP="00884196"/>
    <w:p w14:paraId="6F7937AF" w14:textId="77777777" w:rsidR="00884196" w:rsidRDefault="00884196" w:rsidP="00884196"/>
    <w:tbl>
      <w:tblPr>
        <w:tblStyle w:val="TableGrid"/>
        <w:tblpPr w:leftFromText="180" w:rightFromText="180" w:vertAnchor="page" w:horzAnchor="margin" w:tblpY="1096"/>
        <w:tblW w:w="0" w:type="auto"/>
        <w:tblLook w:val="04A0" w:firstRow="1" w:lastRow="0" w:firstColumn="1" w:lastColumn="0" w:noHBand="0" w:noVBand="1"/>
      </w:tblPr>
      <w:tblGrid>
        <w:gridCol w:w="1790"/>
        <w:gridCol w:w="7226"/>
      </w:tblGrid>
      <w:tr w:rsidR="0002078D" w14:paraId="572BED86" w14:textId="77777777" w:rsidTr="005B08AC">
        <w:tc>
          <w:tcPr>
            <w:tcW w:w="9242" w:type="dxa"/>
            <w:gridSpan w:val="2"/>
          </w:tcPr>
          <w:p w14:paraId="185A318F" w14:textId="77777777" w:rsidR="0002078D" w:rsidRPr="00AA7D5E" w:rsidRDefault="0002078D" w:rsidP="0002078D">
            <w:pPr>
              <w:rPr>
                <w:b/>
              </w:rPr>
            </w:pPr>
          </w:p>
        </w:tc>
      </w:tr>
      <w:tr w:rsidR="00597CEA" w14:paraId="0F5F42C5" w14:textId="77777777" w:rsidTr="005B08AC">
        <w:tc>
          <w:tcPr>
            <w:tcW w:w="9242" w:type="dxa"/>
            <w:gridSpan w:val="2"/>
          </w:tcPr>
          <w:p w14:paraId="4B441ED2" w14:textId="77777777" w:rsidR="00597CEA" w:rsidRPr="00552760" w:rsidRDefault="00597CEA" w:rsidP="0002078D">
            <w:pPr>
              <w:rPr>
                <w:b/>
              </w:rPr>
            </w:pPr>
            <w:r>
              <w:rPr>
                <w:b/>
              </w:rPr>
              <w:lastRenderedPageBreak/>
              <w:t>FlgDv17: Missed day 63</w:t>
            </w:r>
          </w:p>
        </w:tc>
      </w:tr>
      <w:tr w:rsidR="0002078D" w14:paraId="64B5B842" w14:textId="77777777" w:rsidTr="005B08AC">
        <w:tc>
          <w:tcPr>
            <w:tcW w:w="9242" w:type="dxa"/>
            <w:gridSpan w:val="2"/>
          </w:tcPr>
          <w:p w14:paraId="5491494B" w14:textId="77777777" w:rsidR="0002078D" w:rsidRPr="00552760" w:rsidRDefault="0002078D" w:rsidP="0002078D">
            <w:pPr>
              <w:rPr>
                <w:b/>
              </w:rPr>
            </w:pPr>
            <w:r w:rsidRPr="00552760">
              <w:rPr>
                <w:b/>
              </w:rPr>
              <w:t>Old definition:</w:t>
            </w:r>
            <w:r>
              <w:rPr>
                <w:b/>
              </w:rPr>
              <w:t xml:space="preserve">  </w:t>
            </w:r>
            <w:r w:rsidRPr="007322D4">
              <w:t>Missed D</w:t>
            </w:r>
            <w:r>
              <w:t>63</w:t>
            </w:r>
            <w:r w:rsidRPr="007322D4">
              <w:t xml:space="preserve"> [D</w:t>
            </w:r>
            <w:r>
              <w:t>60</w:t>
            </w:r>
            <w:r w:rsidRPr="007322D4">
              <w:t>;D</w:t>
            </w:r>
            <w:r>
              <w:t>66</w:t>
            </w:r>
            <w:r w:rsidRPr="007322D4">
              <w:t>] Day that this deviation occurred</w:t>
            </w:r>
          </w:p>
        </w:tc>
      </w:tr>
      <w:tr w:rsidR="0002078D" w14:paraId="76496078" w14:textId="77777777" w:rsidTr="005B08AC">
        <w:tc>
          <w:tcPr>
            <w:tcW w:w="9242" w:type="dxa"/>
            <w:gridSpan w:val="2"/>
          </w:tcPr>
          <w:p w14:paraId="2A6A990A" w14:textId="77777777" w:rsidR="0002078D" w:rsidRDefault="0002078D" w:rsidP="005B08AC">
            <w:r w:rsidRPr="00552760">
              <w:rPr>
                <w:b/>
              </w:rPr>
              <w:t>New definition:</w:t>
            </w:r>
            <w:r>
              <w:rPr>
                <w:b/>
              </w:rPr>
              <w:t xml:space="preserve">  </w:t>
            </w:r>
            <w:r w:rsidRPr="0002078D">
              <w:t xml:space="preserve">Will contain a null if the last visit of this patient is before day </w:t>
            </w:r>
            <w:r>
              <w:t>60</w:t>
            </w:r>
            <w:r w:rsidRPr="0002078D">
              <w:t xml:space="preserve">.  Contains zero if there is no follow-up between the days </w:t>
            </w:r>
            <w:r>
              <w:t>60</w:t>
            </w:r>
            <w:r w:rsidRPr="0002078D">
              <w:t xml:space="preserve"> to </w:t>
            </w:r>
            <w:r>
              <w:t>66</w:t>
            </w:r>
            <w:r w:rsidRPr="0002078D">
              <w:t xml:space="preserve"> inclusive, otherwise contains an empty string. </w:t>
            </w:r>
            <w:r w:rsidR="008B2C23">
              <w:t xml:space="preserve"> </w:t>
            </w:r>
            <w:r w:rsidR="00EA048D">
              <w:t>If the study duration is less than 63 days this flag will contain a null for all patients.</w:t>
            </w:r>
          </w:p>
          <w:p w14:paraId="567DDF09" w14:textId="77777777" w:rsidR="006254EC" w:rsidRDefault="006254EC" w:rsidP="005B08AC"/>
          <w:p w14:paraId="35E24445" w14:textId="77777777" w:rsidR="006254EC" w:rsidRDefault="006254EC" w:rsidP="006254EC">
            <w:r>
              <w:t xml:space="preserve">Follow-up means that a blood smear was taken and the presence or counts of </w:t>
            </w:r>
            <w:r w:rsidR="003017AB">
              <w:t xml:space="preserve"> asexual </w:t>
            </w:r>
            <w:r>
              <w:t>falciparum were ascertained.</w:t>
            </w:r>
          </w:p>
          <w:p w14:paraId="4461E967" w14:textId="77777777" w:rsidR="006254EC" w:rsidRPr="0002078D" w:rsidRDefault="006254EC" w:rsidP="005B08AC">
            <w:pPr>
              <w:rPr>
                <w:b/>
              </w:rPr>
            </w:pPr>
          </w:p>
          <w:p w14:paraId="7B43E231" w14:textId="77777777" w:rsidR="0002078D" w:rsidRPr="00552760" w:rsidRDefault="0002078D" w:rsidP="005B08AC">
            <w:pPr>
              <w:rPr>
                <w:b/>
              </w:rPr>
            </w:pPr>
          </w:p>
        </w:tc>
      </w:tr>
      <w:tr w:rsidR="0002078D" w14:paraId="577BA549" w14:textId="77777777" w:rsidTr="005B08AC">
        <w:tc>
          <w:tcPr>
            <w:tcW w:w="1809" w:type="dxa"/>
          </w:tcPr>
          <w:p w14:paraId="7806C05F" w14:textId="77777777" w:rsidR="0002078D" w:rsidRPr="00552760" w:rsidRDefault="0002078D" w:rsidP="005B08AC">
            <w:pPr>
              <w:rPr>
                <w:b/>
              </w:rPr>
            </w:pPr>
            <w:r w:rsidRPr="00552760">
              <w:rPr>
                <w:b/>
              </w:rPr>
              <w:t>Date: 2012-11-08</w:t>
            </w:r>
          </w:p>
        </w:tc>
        <w:tc>
          <w:tcPr>
            <w:tcW w:w="7433" w:type="dxa"/>
          </w:tcPr>
          <w:p w14:paraId="360EE231" w14:textId="77777777" w:rsidR="0002078D" w:rsidRDefault="0002078D" w:rsidP="005B08AC">
            <w:r>
              <w:t>Earlier definition implies that the last visit prior day</w:t>
            </w:r>
            <w:r w:rsidR="00F0667D">
              <w:t>60</w:t>
            </w:r>
            <w:r>
              <w:t xml:space="preserve"> to </w:t>
            </w:r>
            <w:r w:rsidR="00F0667D">
              <w:t>66</w:t>
            </w:r>
            <w:r>
              <w:t xml:space="preserve"> would be returned in fact this is not the case as only zero, null or empty are found in the repository. Mapper1 only returns zero</w:t>
            </w:r>
            <w:r w:rsidR="00F0667D">
              <w:t>, empty</w:t>
            </w:r>
            <w:r>
              <w:t xml:space="preserve"> or null and as it stands Mapper2 returns  only zero or an empty string.</w:t>
            </w:r>
          </w:p>
          <w:p w14:paraId="74083801" w14:textId="77777777" w:rsidR="0002078D" w:rsidRDefault="0002078D" w:rsidP="005B08AC"/>
          <w:p w14:paraId="7A598621" w14:textId="77777777" w:rsidR="0002078D" w:rsidRDefault="0002078D" w:rsidP="00597CEA"/>
        </w:tc>
      </w:tr>
      <w:tr w:rsidR="00597CEA" w14:paraId="43AC5C3C" w14:textId="77777777" w:rsidTr="005B08AC">
        <w:tc>
          <w:tcPr>
            <w:tcW w:w="1809" w:type="dxa"/>
          </w:tcPr>
          <w:p w14:paraId="3D80C0C1" w14:textId="77777777" w:rsidR="00597CEA" w:rsidRPr="00552760" w:rsidRDefault="00597CEA" w:rsidP="005B08AC">
            <w:pPr>
              <w:rPr>
                <w:b/>
              </w:rPr>
            </w:pPr>
            <w:r>
              <w:rPr>
                <w:b/>
              </w:rPr>
              <w:t>Date: 2012-11-15</w:t>
            </w:r>
          </w:p>
        </w:tc>
        <w:tc>
          <w:tcPr>
            <w:tcW w:w="7433" w:type="dxa"/>
          </w:tcPr>
          <w:p w14:paraId="0F6F80C9" w14:textId="77777777" w:rsidR="00597CEA" w:rsidRDefault="00597CEA" w:rsidP="005B08AC">
            <w:r>
              <w:t>Code checked OK</w:t>
            </w:r>
          </w:p>
        </w:tc>
      </w:tr>
      <w:tr w:rsidR="00C80EE4" w14:paraId="686BCA70" w14:textId="77777777" w:rsidTr="005B08AC">
        <w:tc>
          <w:tcPr>
            <w:tcW w:w="1809" w:type="dxa"/>
          </w:tcPr>
          <w:p w14:paraId="465B52FF" w14:textId="77777777" w:rsidR="00C80EE4" w:rsidRDefault="00C80EE4" w:rsidP="00C80EE4">
            <w:pPr>
              <w:rPr>
                <w:b/>
              </w:rPr>
            </w:pPr>
            <w:r>
              <w:rPr>
                <w:b/>
              </w:rPr>
              <w:t>Date:2012-11-19</w:t>
            </w:r>
          </w:p>
        </w:tc>
        <w:tc>
          <w:tcPr>
            <w:tcW w:w="7433" w:type="dxa"/>
          </w:tcPr>
          <w:p w14:paraId="388BDB60" w14:textId="77777777" w:rsidR="00C80EE4" w:rsidRDefault="00C80EE4" w:rsidP="00C80EE4">
            <w:r>
              <w:t>See flag DV15 for test info</w:t>
            </w:r>
          </w:p>
        </w:tc>
      </w:tr>
    </w:tbl>
    <w:p w14:paraId="0A421F5B" w14:textId="77777777" w:rsidR="00884196" w:rsidRDefault="00884196"/>
    <w:p w14:paraId="25B9926B" w14:textId="77777777" w:rsidR="00F0667D" w:rsidRDefault="00F0667D"/>
    <w:p w14:paraId="5B32DABA" w14:textId="77777777" w:rsidR="00F0667D" w:rsidRDefault="00F0667D"/>
    <w:p w14:paraId="48FDF2D4" w14:textId="77777777" w:rsidR="00F0667D" w:rsidRDefault="00F0667D"/>
    <w:p w14:paraId="51598003" w14:textId="77777777" w:rsidR="00F0667D" w:rsidRDefault="00F0667D">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8"/>
        <w:gridCol w:w="7228"/>
      </w:tblGrid>
      <w:tr w:rsidR="00F0667D" w14:paraId="5D1AE0B9" w14:textId="77777777" w:rsidTr="005B08AC">
        <w:tc>
          <w:tcPr>
            <w:tcW w:w="9242" w:type="dxa"/>
            <w:gridSpan w:val="2"/>
          </w:tcPr>
          <w:p w14:paraId="7190DA7D" w14:textId="77777777" w:rsidR="00F0667D" w:rsidRPr="00AA7D5E" w:rsidRDefault="00F0667D" w:rsidP="00F0667D">
            <w:pPr>
              <w:rPr>
                <w:b/>
              </w:rPr>
            </w:pPr>
            <w:r w:rsidRPr="00AA7D5E">
              <w:rPr>
                <w:b/>
              </w:rPr>
              <w:lastRenderedPageBreak/>
              <w:t>FlgDV1</w:t>
            </w:r>
            <w:r>
              <w:rPr>
                <w:b/>
              </w:rPr>
              <w:t>8 – Lost to follow -up</w:t>
            </w:r>
          </w:p>
        </w:tc>
      </w:tr>
      <w:tr w:rsidR="00F0667D" w14:paraId="133CC0D3" w14:textId="77777777" w:rsidTr="005B08AC">
        <w:tc>
          <w:tcPr>
            <w:tcW w:w="9242" w:type="dxa"/>
            <w:gridSpan w:val="2"/>
          </w:tcPr>
          <w:p w14:paraId="6B2C0806" w14:textId="77777777" w:rsidR="00F0667D" w:rsidRPr="00552760" w:rsidRDefault="00F0667D" w:rsidP="005B08AC">
            <w:pPr>
              <w:rPr>
                <w:b/>
              </w:rPr>
            </w:pPr>
            <w:r w:rsidRPr="00552760">
              <w:rPr>
                <w:b/>
              </w:rPr>
              <w:t>Old definition:</w:t>
            </w:r>
            <w:r>
              <w:rPr>
                <w:b/>
              </w:rPr>
              <w:t xml:space="preserve">  </w:t>
            </w:r>
            <w:r w:rsidR="00684D60" w:rsidRPr="00684D60">
              <w:t>Day after which lost to follow-up (i.e. Day immediately preceding lost to follow up)</w:t>
            </w:r>
          </w:p>
        </w:tc>
      </w:tr>
      <w:tr w:rsidR="00F0667D" w14:paraId="595D1FEC" w14:textId="77777777" w:rsidTr="005B08AC">
        <w:tc>
          <w:tcPr>
            <w:tcW w:w="9242" w:type="dxa"/>
            <w:gridSpan w:val="2"/>
          </w:tcPr>
          <w:p w14:paraId="1CBE0EAF" w14:textId="77777777" w:rsidR="00F0667D" w:rsidRDefault="00F0667D" w:rsidP="00684D60">
            <w:r w:rsidRPr="00552760">
              <w:rPr>
                <w:b/>
              </w:rPr>
              <w:t>New definition:</w:t>
            </w:r>
            <w:r>
              <w:rPr>
                <w:b/>
              </w:rPr>
              <w:t xml:space="preserve">  </w:t>
            </w:r>
            <w:r w:rsidR="00684D60">
              <w:t>Contains an empty string under the following circumstances</w:t>
            </w:r>
            <w:r w:rsidR="006A378B">
              <w:t>:</w:t>
            </w:r>
          </w:p>
          <w:p w14:paraId="4246139C" w14:textId="77777777" w:rsidR="006A378B" w:rsidRDefault="006A378B" w:rsidP="00684D60"/>
          <w:p w14:paraId="156B1ED1" w14:textId="77777777" w:rsidR="006A378B" w:rsidRDefault="006A378B" w:rsidP="006A378B">
            <w:pPr>
              <w:pStyle w:val="ListParagraph"/>
              <w:numPr>
                <w:ilvl w:val="0"/>
                <w:numId w:val="1"/>
              </w:numPr>
            </w:pPr>
            <w:r>
              <w:t xml:space="preserve">There is a </w:t>
            </w:r>
            <w:r w:rsidR="003017AB">
              <w:t>Pf asexual parasitaemia (Pfcount/Pfbin)</w:t>
            </w:r>
            <w:r w:rsidR="00921402">
              <w:t xml:space="preserve"> </w:t>
            </w:r>
            <w:r>
              <w:t>between three days before and three days after the last study day for the patient</w:t>
            </w:r>
          </w:p>
          <w:p w14:paraId="4989F4EB" w14:textId="77777777" w:rsidR="003B1667" w:rsidRDefault="003B1667" w:rsidP="006A378B">
            <w:pPr>
              <w:pStyle w:val="ListParagraph"/>
              <w:numPr>
                <w:ilvl w:val="0"/>
                <w:numId w:val="1"/>
              </w:numPr>
            </w:pPr>
            <w:r>
              <w:t>There is a recurrent parasitaemia (pfcount OR pfbin &gt;0) after d0 (when dayOfObs &gt;0)</w:t>
            </w:r>
          </w:p>
          <w:p w14:paraId="4C85AFAA" w14:textId="77777777" w:rsidR="00B265EF" w:rsidRDefault="00B265EF" w:rsidP="00B265EF">
            <w:pPr>
              <w:pStyle w:val="ListParagraph"/>
            </w:pPr>
          </w:p>
          <w:p w14:paraId="3FB0F3DC" w14:textId="77777777" w:rsidR="006A378B" w:rsidRDefault="006A378B" w:rsidP="006A378B"/>
          <w:p w14:paraId="0288165E" w14:textId="77777777" w:rsidR="006A378B" w:rsidRDefault="006A378B" w:rsidP="006A378B">
            <w:r>
              <w:t xml:space="preserve">Contains a zero if the last </w:t>
            </w:r>
            <w:r w:rsidR="00921402">
              <w:t xml:space="preserve">blood smear </w:t>
            </w:r>
            <w:r>
              <w:t xml:space="preserve">day was day zero or contains the day of last </w:t>
            </w:r>
            <w:r w:rsidR="00921402">
              <w:t>blood smear</w:t>
            </w:r>
            <w:r>
              <w:t>.</w:t>
            </w:r>
          </w:p>
          <w:p w14:paraId="39CEC6A7" w14:textId="77777777" w:rsidR="006A378B" w:rsidRDefault="006A378B" w:rsidP="006A378B"/>
          <w:p w14:paraId="4CA7B87B" w14:textId="77777777" w:rsidR="006A378B" w:rsidRPr="00552760" w:rsidRDefault="006A378B" w:rsidP="00597CEA">
            <w:pPr>
              <w:rPr>
                <w:b/>
              </w:rPr>
            </w:pPr>
          </w:p>
        </w:tc>
      </w:tr>
      <w:tr w:rsidR="00F0667D" w14:paraId="3C2B0B25" w14:textId="77777777" w:rsidTr="005B08AC">
        <w:tc>
          <w:tcPr>
            <w:tcW w:w="1809" w:type="dxa"/>
          </w:tcPr>
          <w:p w14:paraId="649E8762" w14:textId="77777777" w:rsidR="00F0667D" w:rsidRPr="00552760" w:rsidRDefault="00F0667D" w:rsidP="005B08AC">
            <w:pPr>
              <w:rPr>
                <w:b/>
              </w:rPr>
            </w:pPr>
            <w:r w:rsidRPr="00552760">
              <w:rPr>
                <w:b/>
              </w:rPr>
              <w:t>Date: 2012-11-08</w:t>
            </w:r>
          </w:p>
        </w:tc>
        <w:tc>
          <w:tcPr>
            <w:tcW w:w="7433" w:type="dxa"/>
          </w:tcPr>
          <w:p w14:paraId="30BCB4F6" w14:textId="77777777" w:rsidR="00F0667D" w:rsidRDefault="009D4DF6" w:rsidP="005B08AC">
            <w:r>
              <w:t>Some issues with QBPQM but this might relate to mapping, otherwise see</w:t>
            </w:r>
            <w:r w:rsidR="005B08AC">
              <w:t>n</w:t>
            </w:r>
            <w:r>
              <w:t xml:space="preserve"> some values very clo</w:t>
            </w:r>
            <w:r w:rsidR="00950888">
              <w:t xml:space="preserve">se to study duration values  - </w:t>
            </w:r>
            <w:r>
              <w:t>is the study last day correct or should this come from the repository?</w:t>
            </w:r>
            <w:r w:rsidR="00950888">
              <w:t xml:space="preserve"> QBPQM has the wrong study duration causing a large number of variance for the lost to follow up flag.</w:t>
            </w:r>
          </w:p>
          <w:p w14:paraId="52770C98" w14:textId="77777777" w:rsidR="00F0667D" w:rsidRDefault="00F0667D" w:rsidP="009D4DF6"/>
        </w:tc>
      </w:tr>
      <w:tr w:rsidR="005E7D56" w14:paraId="1D4A624E" w14:textId="77777777" w:rsidTr="005B08AC">
        <w:tc>
          <w:tcPr>
            <w:tcW w:w="1809" w:type="dxa"/>
          </w:tcPr>
          <w:p w14:paraId="5A5761CE" w14:textId="77777777" w:rsidR="005E7D56" w:rsidRPr="00552760" w:rsidRDefault="005E7D56" w:rsidP="005B08AC">
            <w:pPr>
              <w:rPr>
                <w:b/>
              </w:rPr>
            </w:pPr>
            <w:r>
              <w:rPr>
                <w:b/>
              </w:rPr>
              <w:t>Date: 2012-11-15</w:t>
            </w:r>
          </w:p>
        </w:tc>
        <w:tc>
          <w:tcPr>
            <w:tcW w:w="7433" w:type="dxa"/>
          </w:tcPr>
          <w:p w14:paraId="65501418" w14:textId="77777777" w:rsidR="005E7D56" w:rsidRDefault="005E7D56" w:rsidP="005B08AC">
            <w:r>
              <w:t>Removed code that causes an empty string to be returned if there is an initial parasite density of 0 or an early treatment failure.</w:t>
            </w:r>
          </w:p>
          <w:p w14:paraId="4C1FCB03" w14:textId="77777777" w:rsidR="005E7D56" w:rsidRDefault="005E7D56" w:rsidP="005B08AC"/>
          <w:p w14:paraId="7ABC1A50" w14:textId="77777777" w:rsidR="005E7D56" w:rsidRDefault="005E7D56" w:rsidP="005E7D56">
            <w:r>
              <w:t>Also removed code that would cause an empty string to be returned in cases of recurrent parasitaemia.</w:t>
            </w:r>
          </w:p>
        </w:tc>
      </w:tr>
      <w:tr w:rsidR="00BF033A" w14:paraId="3A0854DA" w14:textId="77777777" w:rsidTr="005B08AC">
        <w:tc>
          <w:tcPr>
            <w:tcW w:w="1809" w:type="dxa"/>
          </w:tcPr>
          <w:p w14:paraId="49AA0BC0" w14:textId="77777777" w:rsidR="00BF033A" w:rsidRDefault="00BF033A" w:rsidP="005B08AC">
            <w:pPr>
              <w:rPr>
                <w:b/>
              </w:rPr>
            </w:pPr>
            <w:r>
              <w:rPr>
                <w:b/>
              </w:rPr>
              <w:t>Date:2012-11-19</w:t>
            </w:r>
          </w:p>
        </w:tc>
        <w:tc>
          <w:tcPr>
            <w:tcW w:w="7433" w:type="dxa"/>
          </w:tcPr>
          <w:p w14:paraId="1B918E2F" w14:textId="77777777" w:rsidR="00BF033A" w:rsidRDefault="00BF033A" w:rsidP="005B08AC">
            <w:r>
              <w:t>Tested WWarnsetUtils MissedD28Test also triggers lost to follow up</w:t>
            </w:r>
          </w:p>
        </w:tc>
      </w:tr>
    </w:tbl>
    <w:p w14:paraId="6CABF660" w14:textId="77777777" w:rsidR="00F0667D" w:rsidRDefault="00F0667D"/>
    <w:p w14:paraId="1C17B025" w14:textId="77777777" w:rsidR="00F0667D" w:rsidRDefault="00F0667D">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F0667D" w14:paraId="05CC4E29" w14:textId="77777777" w:rsidTr="005B08AC">
        <w:tc>
          <w:tcPr>
            <w:tcW w:w="9242" w:type="dxa"/>
            <w:gridSpan w:val="2"/>
          </w:tcPr>
          <w:p w14:paraId="53CD4B3D" w14:textId="77777777" w:rsidR="00F0667D" w:rsidRPr="00AA7D5E" w:rsidRDefault="00F0667D" w:rsidP="00F0667D">
            <w:pPr>
              <w:rPr>
                <w:b/>
              </w:rPr>
            </w:pPr>
            <w:r w:rsidRPr="00AA7D5E">
              <w:rPr>
                <w:b/>
              </w:rPr>
              <w:lastRenderedPageBreak/>
              <w:t>FlgDV1</w:t>
            </w:r>
            <w:r>
              <w:rPr>
                <w:b/>
              </w:rPr>
              <w:t>9 – Missed Day 35</w:t>
            </w:r>
          </w:p>
        </w:tc>
      </w:tr>
      <w:tr w:rsidR="00F0667D" w14:paraId="54362AD6" w14:textId="77777777" w:rsidTr="005B08AC">
        <w:tc>
          <w:tcPr>
            <w:tcW w:w="9242" w:type="dxa"/>
            <w:gridSpan w:val="2"/>
          </w:tcPr>
          <w:p w14:paraId="09DF3D0F" w14:textId="77777777" w:rsidR="00F0667D" w:rsidRPr="00552760" w:rsidRDefault="00F0667D" w:rsidP="00F0667D">
            <w:pPr>
              <w:rPr>
                <w:b/>
              </w:rPr>
            </w:pPr>
            <w:r w:rsidRPr="00552760">
              <w:rPr>
                <w:b/>
              </w:rPr>
              <w:t>Old definition:</w:t>
            </w:r>
            <w:r>
              <w:rPr>
                <w:b/>
              </w:rPr>
              <w:t xml:space="preserve">  </w:t>
            </w:r>
            <w:r w:rsidRPr="007322D4">
              <w:t>Missed D</w:t>
            </w:r>
            <w:r>
              <w:t>35</w:t>
            </w:r>
            <w:r w:rsidRPr="007322D4">
              <w:t xml:space="preserve"> [D</w:t>
            </w:r>
            <w:r>
              <w:t>32</w:t>
            </w:r>
            <w:r w:rsidRPr="007322D4">
              <w:t>;D</w:t>
            </w:r>
            <w:r>
              <w:t>38</w:t>
            </w:r>
            <w:r w:rsidRPr="007322D4">
              <w:t>] Day that this deviation occurred</w:t>
            </w:r>
          </w:p>
        </w:tc>
      </w:tr>
      <w:tr w:rsidR="00F0667D" w14:paraId="670EB133" w14:textId="77777777" w:rsidTr="005B08AC">
        <w:tc>
          <w:tcPr>
            <w:tcW w:w="9242" w:type="dxa"/>
            <w:gridSpan w:val="2"/>
          </w:tcPr>
          <w:p w14:paraId="3D162B09" w14:textId="77777777" w:rsidR="005E7D56" w:rsidRDefault="00F0667D" w:rsidP="005B08AC">
            <w:r w:rsidRPr="00552760">
              <w:rPr>
                <w:b/>
              </w:rPr>
              <w:t>New definition:</w:t>
            </w:r>
            <w:r>
              <w:rPr>
                <w:b/>
              </w:rPr>
              <w:t xml:space="preserve">  </w:t>
            </w:r>
            <w:r w:rsidRPr="0002078D">
              <w:t xml:space="preserve">Will contain a null if the last visit of this patient is before day </w:t>
            </w:r>
            <w:r>
              <w:t>32</w:t>
            </w:r>
            <w:r w:rsidRPr="0002078D">
              <w:t xml:space="preserve">.  Contains zero if there is no follow-up between the days </w:t>
            </w:r>
            <w:r>
              <w:t>32</w:t>
            </w:r>
            <w:r w:rsidRPr="0002078D">
              <w:t xml:space="preserve"> to </w:t>
            </w:r>
            <w:r>
              <w:t>38</w:t>
            </w:r>
            <w:r w:rsidRPr="0002078D">
              <w:t xml:space="preserve"> inclusive, otherwise contains an empty string. </w:t>
            </w:r>
          </w:p>
          <w:p w14:paraId="167DC333" w14:textId="77777777" w:rsidR="00F0667D" w:rsidRPr="0002078D" w:rsidRDefault="00EA048D" w:rsidP="005B08AC">
            <w:pPr>
              <w:rPr>
                <w:b/>
              </w:rPr>
            </w:pPr>
            <w:r>
              <w:t>If the study duration is less than 35 days  this flag will contain a null for all patients</w:t>
            </w:r>
          </w:p>
          <w:p w14:paraId="71B64794" w14:textId="77777777" w:rsidR="00F0667D" w:rsidRDefault="00F0667D" w:rsidP="005B08AC">
            <w:pPr>
              <w:rPr>
                <w:b/>
              </w:rPr>
            </w:pPr>
          </w:p>
          <w:p w14:paraId="78E4E09D" w14:textId="77777777" w:rsidR="006254EC" w:rsidRDefault="006254EC" w:rsidP="006254EC">
            <w:r>
              <w:t>Follow-up means that a blood smear was taken and the presence or counts of falciparum were ascertained.</w:t>
            </w:r>
          </w:p>
          <w:p w14:paraId="7F89DDCB" w14:textId="77777777" w:rsidR="006254EC" w:rsidRPr="00552760" w:rsidRDefault="006254EC" w:rsidP="005B08AC">
            <w:pPr>
              <w:rPr>
                <w:b/>
              </w:rPr>
            </w:pPr>
          </w:p>
        </w:tc>
      </w:tr>
      <w:tr w:rsidR="00F0667D" w14:paraId="25ADB405" w14:textId="77777777" w:rsidTr="005B08AC">
        <w:tc>
          <w:tcPr>
            <w:tcW w:w="1809" w:type="dxa"/>
          </w:tcPr>
          <w:p w14:paraId="39B0E67E" w14:textId="77777777" w:rsidR="00F0667D" w:rsidRPr="00552760" w:rsidRDefault="00F0667D" w:rsidP="005B08AC">
            <w:pPr>
              <w:rPr>
                <w:b/>
              </w:rPr>
            </w:pPr>
            <w:r w:rsidRPr="00552760">
              <w:rPr>
                <w:b/>
              </w:rPr>
              <w:t>Date: 2012-11-08</w:t>
            </w:r>
          </w:p>
        </w:tc>
        <w:tc>
          <w:tcPr>
            <w:tcW w:w="7433" w:type="dxa"/>
          </w:tcPr>
          <w:p w14:paraId="52873801" w14:textId="77777777" w:rsidR="00F0667D" w:rsidRDefault="00F0667D" w:rsidP="005B08AC">
            <w:r>
              <w:t>Earlier definition implies that the last visit prior day 32 to 38 would be returned in fact this is not the case as only zero, null or empty are found in the repository. Mapper1 only returns zero, empty or null and as it stands Mapper2 returns  only zero or an empty string.</w:t>
            </w:r>
          </w:p>
          <w:p w14:paraId="287C5C1A" w14:textId="77777777" w:rsidR="00F0667D" w:rsidRDefault="00F0667D" w:rsidP="005B08AC"/>
          <w:p w14:paraId="45E60DD6" w14:textId="77777777" w:rsidR="00F0667D" w:rsidRDefault="00F0667D" w:rsidP="005E7D56"/>
        </w:tc>
      </w:tr>
      <w:tr w:rsidR="005E7D56" w14:paraId="055D6449" w14:textId="77777777" w:rsidTr="005B08AC">
        <w:tc>
          <w:tcPr>
            <w:tcW w:w="1809" w:type="dxa"/>
          </w:tcPr>
          <w:p w14:paraId="13DFDF2A" w14:textId="77777777" w:rsidR="005E7D56" w:rsidRPr="00552760" w:rsidRDefault="005E7D56" w:rsidP="005B08AC">
            <w:pPr>
              <w:rPr>
                <w:b/>
              </w:rPr>
            </w:pPr>
            <w:r>
              <w:rPr>
                <w:b/>
              </w:rPr>
              <w:t>Date: 2012-11-15</w:t>
            </w:r>
          </w:p>
        </w:tc>
        <w:tc>
          <w:tcPr>
            <w:tcW w:w="7433" w:type="dxa"/>
          </w:tcPr>
          <w:p w14:paraId="0E80FC58" w14:textId="77777777" w:rsidR="005E7D56" w:rsidRDefault="005E7D56" w:rsidP="005B08AC">
            <w:r>
              <w:t>Code checked OK</w:t>
            </w:r>
          </w:p>
        </w:tc>
      </w:tr>
      <w:tr w:rsidR="00BF033A" w14:paraId="379CCA9E" w14:textId="77777777" w:rsidTr="005B08AC">
        <w:tc>
          <w:tcPr>
            <w:tcW w:w="1809" w:type="dxa"/>
          </w:tcPr>
          <w:p w14:paraId="6ADCED5A" w14:textId="77777777" w:rsidR="00BF033A" w:rsidRDefault="00BF033A" w:rsidP="005B08AC">
            <w:pPr>
              <w:rPr>
                <w:b/>
              </w:rPr>
            </w:pPr>
            <w:r>
              <w:rPr>
                <w:b/>
              </w:rPr>
              <w:t>Date:2012-11-19</w:t>
            </w:r>
          </w:p>
        </w:tc>
        <w:tc>
          <w:tcPr>
            <w:tcW w:w="7433" w:type="dxa"/>
          </w:tcPr>
          <w:p w14:paraId="388A95AC" w14:textId="77777777" w:rsidR="00BF033A" w:rsidRDefault="00BF033A" w:rsidP="005B08AC">
            <w:r>
              <w:t>See flgDV15 for test information</w:t>
            </w:r>
          </w:p>
        </w:tc>
      </w:tr>
    </w:tbl>
    <w:p w14:paraId="1515CECA" w14:textId="77777777" w:rsidR="0075720B" w:rsidRDefault="0075720B"/>
    <w:p w14:paraId="00AAE87D" w14:textId="77777777" w:rsidR="0075720B" w:rsidRDefault="0075720B">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90"/>
        <w:gridCol w:w="7226"/>
      </w:tblGrid>
      <w:tr w:rsidR="0075720B" w14:paraId="6ADEDA37" w14:textId="77777777" w:rsidTr="00182545">
        <w:tc>
          <w:tcPr>
            <w:tcW w:w="9242" w:type="dxa"/>
            <w:gridSpan w:val="2"/>
          </w:tcPr>
          <w:p w14:paraId="37A5B35D" w14:textId="77777777" w:rsidR="0075720B" w:rsidRPr="00AA7D5E" w:rsidRDefault="0075720B" w:rsidP="0075720B">
            <w:pPr>
              <w:rPr>
                <w:b/>
              </w:rPr>
            </w:pPr>
            <w:r w:rsidRPr="00AA7D5E">
              <w:rPr>
                <w:b/>
              </w:rPr>
              <w:lastRenderedPageBreak/>
              <w:t>FlgDV</w:t>
            </w:r>
            <w:r>
              <w:rPr>
                <w:b/>
              </w:rPr>
              <w:t>20 – Insufficient patients in treatment group (less than 10 patients)</w:t>
            </w:r>
          </w:p>
        </w:tc>
      </w:tr>
      <w:tr w:rsidR="0075720B" w14:paraId="2B1938CB" w14:textId="77777777" w:rsidTr="00182545">
        <w:tc>
          <w:tcPr>
            <w:tcW w:w="9242" w:type="dxa"/>
            <w:gridSpan w:val="2"/>
          </w:tcPr>
          <w:p w14:paraId="026656B6" w14:textId="77777777" w:rsidR="0075720B" w:rsidRPr="00552760" w:rsidRDefault="0075720B" w:rsidP="0075720B">
            <w:pPr>
              <w:rPr>
                <w:b/>
              </w:rPr>
            </w:pPr>
            <w:r w:rsidRPr="00552760">
              <w:rPr>
                <w:b/>
              </w:rPr>
              <w:t>Old definition:</w:t>
            </w:r>
            <w:r>
              <w:rPr>
                <w:b/>
              </w:rPr>
              <w:t xml:space="preserve">  </w:t>
            </w:r>
            <w:r w:rsidR="00483005">
              <w:rPr>
                <w:b/>
              </w:rPr>
              <w:t xml:space="preserve"> </w:t>
            </w:r>
            <w:r w:rsidR="00483005" w:rsidRPr="00483005">
              <w:t xml:space="preserve">Insufficient patients in treatment group (less than 10 patients). </w:t>
            </w:r>
            <w:r w:rsidRPr="00483005">
              <w:t>Day that this deviation occu</w:t>
            </w:r>
            <w:r w:rsidR="00C55128" w:rsidRPr="00483005">
              <w:t>r</w:t>
            </w:r>
            <w:r w:rsidRPr="00483005">
              <w:t>red</w:t>
            </w:r>
          </w:p>
        </w:tc>
      </w:tr>
      <w:tr w:rsidR="0075720B" w14:paraId="1CC757A2" w14:textId="77777777" w:rsidTr="00182545">
        <w:tc>
          <w:tcPr>
            <w:tcW w:w="9242" w:type="dxa"/>
            <w:gridSpan w:val="2"/>
          </w:tcPr>
          <w:p w14:paraId="01A491D4" w14:textId="77777777" w:rsidR="0075720B" w:rsidRDefault="0075720B" w:rsidP="00C55128">
            <w:r w:rsidRPr="00552760">
              <w:rPr>
                <w:b/>
              </w:rPr>
              <w:t>New definition:</w:t>
            </w:r>
            <w:r>
              <w:rPr>
                <w:b/>
              </w:rPr>
              <w:t xml:space="preserve">  </w:t>
            </w:r>
            <w:r w:rsidR="00C55128">
              <w:t xml:space="preserve">Contains null if there are more than ten patients with this </w:t>
            </w:r>
            <w:r w:rsidR="00483005">
              <w:t xml:space="preserve">same </w:t>
            </w:r>
            <w:r w:rsidR="00C55128">
              <w:t>treatment</w:t>
            </w:r>
            <w:r w:rsidR="00921402">
              <w:t xml:space="preserve"> only on day zero</w:t>
            </w:r>
            <w:r w:rsidR="00C55128">
              <w:t xml:space="preserve">, otherwise returns a zero. </w:t>
            </w:r>
          </w:p>
          <w:p w14:paraId="217B2079" w14:textId="77777777" w:rsidR="00C55128" w:rsidRDefault="00C55128" w:rsidP="00C55128"/>
          <w:p w14:paraId="0B998D1D" w14:textId="77777777" w:rsidR="00C55128" w:rsidRPr="00552760" w:rsidRDefault="00C55128" w:rsidP="00C55128">
            <w:pPr>
              <w:rPr>
                <w:b/>
              </w:rPr>
            </w:pPr>
            <w:r>
              <w:t>Pays no heed to study deviations, ETFs or losses to follow-up!</w:t>
            </w:r>
          </w:p>
        </w:tc>
      </w:tr>
      <w:tr w:rsidR="0075720B" w14:paraId="2AD13402" w14:textId="77777777" w:rsidTr="00182545">
        <w:tc>
          <w:tcPr>
            <w:tcW w:w="1809" w:type="dxa"/>
          </w:tcPr>
          <w:p w14:paraId="2679A5A0" w14:textId="77777777" w:rsidR="0075720B" w:rsidRPr="00552760" w:rsidRDefault="0075720B" w:rsidP="00182545">
            <w:pPr>
              <w:rPr>
                <w:b/>
              </w:rPr>
            </w:pPr>
            <w:r w:rsidRPr="00552760">
              <w:rPr>
                <w:b/>
              </w:rPr>
              <w:t>Date: 2012-11-08</w:t>
            </w:r>
          </w:p>
        </w:tc>
        <w:tc>
          <w:tcPr>
            <w:tcW w:w="7433" w:type="dxa"/>
          </w:tcPr>
          <w:p w14:paraId="23D3BD10" w14:textId="77777777" w:rsidR="0075720B" w:rsidRDefault="00C55128" w:rsidP="00182545">
            <w:r>
              <w:t>Code looks OK but is quite a long way from delivering on the original definition.</w:t>
            </w:r>
          </w:p>
          <w:p w14:paraId="0D08C70D" w14:textId="77777777" w:rsidR="00C55128" w:rsidRDefault="00C55128" w:rsidP="00182545"/>
          <w:p w14:paraId="24C8EA58" w14:textId="77777777" w:rsidR="00C55128" w:rsidRDefault="00C55128" w:rsidP="00182545">
            <w:r>
              <w:t>Mapper 1 only returns null, empty or zero so it probably does not work with the old definition either.</w:t>
            </w:r>
          </w:p>
          <w:p w14:paraId="4AD2FF08" w14:textId="77777777" w:rsidR="00C55128" w:rsidRDefault="00C55128" w:rsidP="00182545"/>
          <w:p w14:paraId="1B8EBBEC" w14:textId="77777777" w:rsidR="00C55128" w:rsidRDefault="00C55128" w:rsidP="00182545">
            <w:r>
              <w:t>Studies returning zero in Mapper 1 are: ACXFX, AJYER, BSCRC, GMKEY, GQBEK, JUTXU, KUCMZ, MYHXP, RMNZA</w:t>
            </w:r>
          </w:p>
          <w:p w14:paraId="4DCC1F14" w14:textId="77777777" w:rsidR="0075720B" w:rsidRDefault="0075720B" w:rsidP="00182545"/>
        </w:tc>
      </w:tr>
      <w:tr w:rsidR="00255A5D" w14:paraId="1490D0D0" w14:textId="77777777" w:rsidTr="00182545">
        <w:tc>
          <w:tcPr>
            <w:tcW w:w="1809" w:type="dxa"/>
          </w:tcPr>
          <w:p w14:paraId="36C5003A" w14:textId="77777777" w:rsidR="00255A5D" w:rsidRPr="00552760" w:rsidRDefault="00255A5D" w:rsidP="00182545">
            <w:pPr>
              <w:rPr>
                <w:b/>
              </w:rPr>
            </w:pPr>
            <w:r>
              <w:rPr>
                <w:b/>
              </w:rPr>
              <w:t>Date:2012-11-15</w:t>
            </w:r>
          </w:p>
        </w:tc>
        <w:tc>
          <w:tcPr>
            <w:tcW w:w="7433" w:type="dxa"/>
          </w:tcPr>
          <w:p w14:paraId="3EA68032" w14:textId="77777777" w:rsidR="00255A5D" w:rsidRDefault="00BF033A" w:rsidP="00BF033A">
            <w:r>
              <w:t>Code checked</w:t>
            </w:r>
          </w:p>
        </w:tc>
      </w:tr>
      <w:tr w:rsidR="00BF033A" w14:paraId="3DF72828" w14:textId="77777777" w:rsidTr="00182545">
        <w:tc>
          <w:tcPr>
            <w:tcW w:w="1809" w:type="dxa"/>
          </w:tcPr>
          <w:p w14:paraId="12A77C74" w14:textId="77777777" w:rsidR="00BF033A" w:rsidRDefault="00BF033A" w:rsidP="00182545">
            <w:pPr>
              <w:rPr>
                <w:b/>
              </w:rPr>
            </w:pPr>
            <w:r>
              <w:rPr>
                <w:b/>
              </w:rPr>
              <w:t>Date: 2012-11-19</w:t>
            </w:r>
          </w:p>
        </w:tc>
        <w:tc>
          <w:tcPr>
            <w:tcW w:w="7433" w:type="dxa"/>
          </w:tcPr>
          <w:p w14:paraId="3E5E2D28" w14:textId="77777777" w:rsidR="00BF033A" w:rsidRDefault="00BF033A" w:rsidP="00BF033A">
            <w:r>
              <w:t>See FlgDV1 – all tests will show failure for this as only a single patient used.</w:t>
            </w:r>
          </w:p>
        </w:tc>
      </w:tr>
    </w:tbl>
    <w:p w14:paraId="4DCC4B17" w14:textId="77777777" w:rsidR="00F0667D" w:rsidRDefault="00F0667D"/>
    <w:p w14:paraId="316992EA" w14:textId="77777777" w:rsidR="00483005" w:rsidRDefault="00483005">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4"/>
        <w:gridCol w:w="7232"/>
      </w:tblGrid>
      <w:tr w:rsidR="00483005" w14:paraId="40195BDF" w14:textId="77777777" w:rsidTr="00182545">
        <w:tc>
          <w:tcPr>
            <w:tcW w:w="9242" w:type="dxa"/>
            <w:gridSpan w:val="2"/>
          </w:tcPr>
          <w:p w14:paraId="3A35E184" w14:textId="77777777" w:rsidR="00483005" w:rsidRPr="00AA7D5E" w:rsidRDefault="00483005" w:rsidP="00483005">
            <w:pPr>
              <w:rPr>
                <w:b/>
              </w:rPr>
            </w:pPr>
            <w:r w:rsidRPr="00AA7D5E">
              <w:rPr>
                <w:b/>
              </w:rPr>
              <w:lastRenderedPageBreak/>
              <w:t>Flg</w:t>
            </w:r>
            <w:r>
              <w:rPr>
                <w:b/>
              </w:rPr>
              <w:t xml:space="preserve">EF1 – </w:t>
            </w:r>
            <w:r>
              <w:t xml:space="preserve"> </w:t>
            </w:r>
            <w:r>
              <w:rPr>
                <w:b/>
              </w:rPr>
              <w:t>D</w:t>
            </w:r>
            <w:r w:rsidRPr="00483005">
              <w:rPr>
                <w:b/>
              </w:rPr>
              <w:t>ay of ETF (early treatment failure)</w:t>
            </w:r>
          </w:p>
        </w:tc>
      </w:tr>
      <w:tr w:rsidR="00483005" w14:paraId="2F5C253B" w14:textId="77777777" w:rsidTr="00182545">
        <w:tc>
          <w:tcPr>
            <w:tcW w:w="9242" w:type="dxa"/>
            <w:gridSpan w:val="2"/>
          </w:tcPr>
          <w:p w14:paraId="27E64877" w14:textId="77777777" w:rsidR="00483005" w:rsidRDefault="00483005" w:rsidP="00483005">
            <w:r w:rsidRPr="00552760">
              <w:rPr>
                <w:b/>
              </w:rPr>
              <w:t>Old definition:</w:t>
            </w:r>
            <w:r>
              <w:rPr>
                <w:b/>
              </w:rPr>
              <w:t xml:space="preserve">  </w:t>
            </w:r>
            <w:r>
              <w:t>Early Treatment failure:</w:t>
            </w:r>
          </w:p>
          <w:p w14:paraId="4876B786" w14:textId="77777777" w:rsidR="00483005" w:rsidRDefault="00483005" w:rsidP="00483005"/>
          <w:p w14:paraId="0D6B75A9" w14:textId="77777777" w:rsidR="00483005" w:rsidRDefault="00483005" w:rsidP="00AD68D6">
            <w:pPr>
              <w:pStyle w:val="ListParagraph"/>
              <w:numPr>
                <w:ilvl w:val="0"/>
                <w:numId w:val="2"/>
              </w:numPr>
            </w:pPr>
            <w:r>
              <w:t>Danger signs or severe malaria on day 1, 2, 3, in the presence of parasitaemia</w:t>
            </w:r>
          </w:p>
          <w:p w14:paraId="6E8D9009" w14:textId="77777777" w:rsidR="00483005" w:rsidRDefault="00483005" w:rsidP="00AD68D6">
            <w:pPr>
              <w:pStyle w:val="ListParagraph"/>
              <w:numPr>
                <w:ilvl w:val="0"/>
                <w:numId w:val="2"/>
              </w:numPr>
            </w:pPr>
            <w:r>
              <w:t>Parasitaemia on day 2 higher than on day 0, irrespective of axillary temperature</w:t>
            </w:r>
          </w:p>
          <w:p w14:paraId="47DB9996" w14:textId="77777777" w:rsidR="00483005" w:rsidRDefault="00483005" w:rsidP="00AD68D6">
            <w:pPr>
              <w:pStyle w:val="ListParagraph"/>
              <w:numPr>
                <w:ilvl w:val="0"/>
                <w:numId w:val="2"/>
              </w:numPr>
            </w:pPr>
            <w:r>
              <w:t>Parasitaemia on day 3 with axillary temperature &gt;= 37.5 C</w:t>
            </w:r>
          </w:p>
          <w:p w14:paraId="4E9FF41F" w14:textId="77777777" w:rsidR="00483005" w:rsidRDefault="00483005" w:rsidP="00AD68D6">
            <w:pPr>
              <w:pStyle w:val="ListParagraph"/>
              <w:numPr>
                <w:ilvl w:val="0"/>
                <w:numId w:val="2"/>
              </w:numPr>
            </w:pPr>
            <w:r>
              <w:t>Parasitaemia on day 3 &gt;= 25% of count on day 0</w:t>
            </w:r>
          </w:p>
          <w:p w14:paraId="696520ED" w14:textId="77777777" w:rsidR="00483005" w:rsidRDefault="00483005" w:rsidP="00483005"/>
          <w:p w14:paraId="67AD11DE" w14:textId="77777777" w:rsidR="00AD68D6" w:rsidRDefault="00AD68D6" w:rsidP="00483005">
            <w:r>
              <w:t>In the case of multiple daily parasitaemia or temperature measurement, any temperature or parasitaemia on day 1, 2 or 3 that defines an early treatment failure will be prioritised over other measurements occurring on the same day.</w:t>
            </w:r>
          </w:p>
          <w:p w14:paraId="75934F75" w14:textId="77777777" w:rsidR="00483005" w:rsidRPr="00552760" w:rsidRDefault="00483005" w:rsidP="00483005">
            <w:pPr>
              <w:rPr>
                <w:b/>
              </w:rPr>
            </w:pPr>
          </w:p>
        </w:tc>
      </w:tr>
      <w:tr w:rsidR="00483005" w14:paraId="1BD38BD4" w14:textId="77777777" w:rsidTr="00182545">
        <w:tc>
          <w:tcPr>
            <w:tcW w:w="9242" w:type="dxa"/>
            <w:gridSpan w:val="2"/>
          </w:tcPr>
          <w:p w14:paraId="7D0D074C" w14:textId="77777777" w:rsidR="00955B62" w:rsidRDefault="00483005" w:rsidP="00955B62">
            <w:pPr>
              <w:rPr>
                <w:b/>
              </w:rPr>
            </w:pPr>
            <w:r w:rsidRPr="00552760">
              <w:rPr>
                <w:b/>
              </w:rPr>
              <w:t>New definition:</w:t>
            </w:r>
            <w:r>
              <w:rPr>
                <w:b/>
              </w:rPr>
              <w:t xml:space="preserve">  </w:t>
            </w:r>
          </w:p>
          <w:p w14:paraId="77DDD7A8" w14:textId="77777777" w:rsidR="00955B62" w:rsidRDefault="00955B62" w:rsidP="00955B62"/>
          <w:p w14:paraId="14A73B33" w14:textId="77777777" w:rsidR="00955B62" w:rsidRDefault="00955B62" w:rsidP="00955B62">
            <w:pPr>
              <w:pStyle w:val="ListParagraph"/>
              <w:numPr>
                <w:ilvl w:val="0"/>
                <w:numId w:val="2"/>
              </w:numPr>
            </w:pPr>
            <w:r>
              <w:t>Danger signs or severe malaria on day 1, 2, 3, in the presence of parasitaemia, where danger signs and severe malaria are Boolean fields in the end table</w:t>
            </w:r>
            <w:r w:rsidR="00C412E7">
              <w:t xml:space="preserve"> (they are not generated automagically)</w:t>
            </w:r>
            <w:r>
              <w:t xml:space="preserve">. Parasitaemia is defined as any </w:t>
            </w:r>
            <w:r w:rsidR="00106DE9">
              <w:t>falci</w:t>
            </w:r>
            <w:r w:rsidR="00255A5D">
              <w:t>pa</w:t>
            </w:r>
            <w:r w:rsidR="00106DE9">
              <w:t xml:space="preserve">rum </w:t>
            </w:r>
            <w:r>
              <w:t xml:space="preserve">parasite count &gt; 0 and any </w:t>
            </w:r>
            <w:r w:rsidR="00106DE9">
              <w:t xml:space="preserve">falciparum </w:t>
            </w:r>
            <w:r>
              <w:t>presence flag</w:t>
            </w:r>
            <w:r w:rsidR="00255A5D">
              <w:t>s</w:t>
            </w:r>
            <w:r>
              <w:t xml:space="preserve"> set to true.</w:t>
            </w:r>
            <w:r w:rsidR="00B52DF7">
              <w:t xml:space="preserve">  Coincident danger signs, severe malaria and parasitaemia only need to be on the same day, it is not necessary for them to be in the same hour to qualify as an ETF.</w:t>
            </w:r>
          </w:p>
          <w:p w14:paraId="6E96CE0B" w14:textId="77777777" w:rsidR="00955B62" w:rsidRDefault="00182545" w:rsidP="00955B62">
            <w:pPr>
              <w:pStyle w:val="ListParagraph"/>
              <w:numPr>
                <w:ilvl w:val="0"/>
                <w:numId w:val="2"/>
              </w:numPr>
            </w:pPr>
            <w:r>
              <w:t>Contains 2 if the p</w:t>
            </w:r>
            <w:r w:rsidR="00955B62">
              <w:t xml:space="preserve">arasitaemia on day 2 </w:t>
            </w:r>
            <w:r>
              <w:t xml:space="preserve">is </w:t>
            </w:r>
            <w:r w:rsidR="00955B62">
              <w:t>higher than on day 0, irrespective of axillary temperature</w:t>
            </w:r>
            <w:r>
              <w:t>.</w:t>
            </w:r>
          </w:p>
          <w:p w14:paraId="2A6B76E1" w14:textId="77777777" w:rsidR="00955B62" w:rsidRDefault="00182545" w:rsidP="00955B62">
            <w:pPr>
              <w:pStyle w:val="ListParagraph"/>
              <w:numPr>
                <w:ilvl w:val="0"/>
                <w:numId w:val="2"/>
              </w:numPr>
            </w:pPr>
            <w:r>
              <w:t>Contains 3 if there is p</w:t>
            </w:r>
            <w:r w:rsidR="00955B62">
              <w:t xml:space="preserve">arasitaemia on day 3 </w:t>
            </w:r>
            <w:r>
              <w:t>and</w:t>
            </w:r>
            <w:r w:rsidR="00955B62">
              <w:t xml:space="preserve"> </w:t>
            </w:r>
            <w:r>
              <w:t xml:space="preserve">an </w:t>
            </w:r>
            <w:r w:rsidR="00955B62">
              <w:t>axillary temperature &gt;= 37.5 C</w:t>
            </w:r>
          </w:p>
          <w:p w14:paraId="77BC6B61" w14:textId="77777777" w:rsidR="00955B62" w:rsidRDefault="00182545" w:rsidP="00955B62">
            <w:pPr>
              <w:pStyle w:val="ListParagraph"/>
              <w:numPr>
                <w:ilvl w:val="0"/>
                <w:numId w:val="2"/>
              </w:numPr>
            </w:pPr>
            <w:r>
              <w:t xml:space="preserve">Contains 3 if there is parasitaemia </w:t>
            </w:r>
            <w:r w:rsidR="00955B62">
              <w:t xml:space="preserve">on day 3 </w:t>
            </w:r>
            <w:r>
              <w:t xml:space="preserve">where the count is </w:t>
            </w:r>
            <w:r w:rsidR="00955B62">
              <w:t xml:space="preserve">&gt;= 25% of </w:t>
            </w:r>
            <w:r>
              <w:t xml:space="preserve">the lowest  </w:t>
            </w:r>
            <w:r w:rsidR="00955B62">
              <w:t>count on day 0</w:t>
            </w:r>
            <w:r>
              <w:t xml:space="preserve"> for the same parasite</w:t>
            </w:r>
            <w:r w:rsidR="0072573A">
              <w:t xml:space="preserve"> species.</w:t>
            </w:r>
          </w:p>
          <w:p w14:paraId="127059AF" w14:textId="77777777" w:rsidR="00955B62" w:rsidRDefault="00955B62" w:rsidP="00955B62"/>
          <w:p w14:paraId="7B2D4232" w14:textId="77777777" w:rsidR="00955B62" w:rsidRDefault="00955B62" w:rsidP="00955B62">
            <w:r>
              <w:t>In the case of multiple daily parasitaemia or temperature measurement, any temperature or parasitaemia on day 1, 2 or 3 that defines an early treatment failure will be prioritised over other measurements occurring on the same day.</w:t>
            </w:r>
          </w:p>
          <w:p w14:paraId="12517E24" w14:textId="77777777" w:rsidR="00955B62" w:rsidRDefault="00955B62" w:rsidP="00955B62"/>
          <w:p w14:paraId="5B60D5DC" w14:textId="77777777" w:rsidR="00955B62" w:rsidRDefault="00606F32" w:rsidP="00955B62">
            <w:r>
              <w:t xml:space="preserve">Where there are multiple measurement made on day zero we should always use the lowest count  in comparisons, as described above. </w:t>
            </w:r>
          </w:p>
          <w:p w14:paraId="2CF94E43" w14:textId="77777777" w:rsidR="00B52DF7" w:rsidRDefault="00B52DF7" w:rsidP="00955B62">
            <w:pPr>
              <w:rPr>
                <w:b/>
              </w:rPr>
            </w:pPr>
          </w:p>
          <w:p w14:paraId="733C250C" w14:textId="77777777" w:rsidR="00AE7D5A" w:rsidRPr="00C412E7" w:rsidRDefault="00AE7D5A" w:rsidP="00955B62">
            <w:r w:rsidRPr="00C412E7">
              <w:t>The definition refers to axillary temperatures, these are generally</w:t>
            </w:r>
            <w:r w:rsidR="00C412E7" w:rsidRPr="00C412E7">
              <w:t xml:space="preserve"> 0.4C lower than oral temperatures which are in turn 0.4C lower than rectal or tympanic temperatures. </w:t>
            </w:r>
            <w:r w:rsidR="00182545">
              <w:t xml:space="preserve"> </w:t>
            </w:r>
          </w:p>
          <w:p w14:paraId="65662CDA" w14:textId="77777777" w:rsidR="00483005" w:rsidRPr="00552760" w:rsidRDefault="00483005" w:rsidP="00182545">
            <w:pPr>
              <w:rPr>
                <w:b/>
              </w:rPr>
            </w:pPr>
          </w:p>
        </w:tc>
      </w:tr>
      <w:tr w:rsidR="00483005" w14:paraId="57C7B287" w14:textId="77777777" w:rsidTr="00182545">
        <w:tc>
          <w:tcPr>
            <w:tcW w:w="1809" w:type="dxa"/>
          </w:tcPr>
          <w:p w14:paraId="1DA7F552" w14:textId="77777777" w:rsidR="00483005" w:rsidRPr="00552760" w:rsidRDefault="00483005" w:rsidP="00182545">
            <w:pPr>
              <w:rPr>
                <w:b/>
              </w:rPr>
            </w:pPr>
            <w:r w:rsidRPr="00552760">
              <w:rPr>
                <w:b/>
              </w:rPr>
              <w:t>Date: 2012-11-08</w:t>
            </w:r>
          </w:p>
        </w:tc>
        <w:tc>
          <w:tcPr>
            <w:tcW w:w="7433" w:type="dxa"/>
          </w:tcPr>
          <w:p w14:paraId="4F7B1232" w14:textId="77777777" w:rsidR="00483005" w:rsidRDefault="00606F32" w:rsidP="00182545">
            <w:r>
              <w:t>Currently uncertain as to whether Mapper1 looks at non- Falciparum parasitaemia. However, variances are low at 0.11%</w:t>
            </w:r>
          </w:p>
          <w:p w14:paraId="3F75E5FA" w14:textId="77777777" w:rsidR="00606F32" w:rsidRDefault="00606F32" w:rsidP="00182545"/>
          <w:p w14:paraId="29046B2F" w14:textId="77777777" w:rsidR="00606F32" w:rsidRDefault="00606F32" w:rsidP="00182545">
            <w:r>
              <w:t>Check that Mapper2 is using the correct priorities when there are multiple samples per day.</w:t>
            </w:r>
            <w:r w:rsidR="00D71F5B">
              <w:t xml:space="preserve"> Also Mapper 2 is not checking for parasitaemia</w:t>
            </w:r>
            <w:r w:rsidR="00B52DF7">
              <w:t xml:space="preserve"> presence coincident with </w:t>
            </w:r>
            <w:r w:rsidR="00A46045">
              <w:t>danger signs or severe malaria.</w:t>
            </w:r>
          </w:p>
          <w:p w14:paraId="2990A8DE" w14:textId="77777777" w:rsidR="00C412E7" w:rsidRDefault="00C412E7" w:rsidP="00182545"/>
          <w:p w14:paraId="2DAB085E" w14:textId="77777777" w:rsidR="00C412E7" w:rsidRDefault="00C412E7" w:rsidP="00182545">
            <w:r>
              <w:t>No temperature adjustments to axillary are made when the type of reading is known. If we do adjust what is the default site for temperature readings?</w:t>
            </w:r>
          </w:p>
          <w:p w14:paraId="156CCF13" w14:textId="77777777" w:rsidR="00483005" w:rsidRDefault="00483005" w:rsidP="00182545"/>
          <w:p w14:paraId="0A50C5FA" w14:textId="77777777" w:rsidR="00483005" w:rsidRDefault="00483005" w:rsidP="00182545"/>
        </w:tc>
      </w:tr>
      <w:tr w:rsidR="00721D08" w14:paraId="052A9C5D" w14:textId="77777777" w:rsidTr="00182545">
        <w:tc>
          <w:tcPr>
            <w:tcW w:w="1809" w:type="dxa"/>
          </w:tcPr>
          <w:p w14:paraId="2318D36A" w14:textId="77777777" w:rsidR="00721D08" w:rsidRPr="00552760" w:rsidRDefault="00721D08" w:rsidP="00182545">
            <w:pPr>
              <w:rPr>
                <w:b/>
              </w:rPr>
            </w:pPr>
            <w:r>
              <w:rPr>
                <w:b/>
              </w:rPr>
              <w:t>Date:2012-11-15</w:t>
            </w:r>
          </w:p>
        </w:tc>
        <w:tc>
          <w:tcPr>
            <w:tcW w:w="7433" w:type="dxa"/>
          </w:tcPr>
          <w:p w14:paraId="0A735257" w14:textId="77777777" w:rsidR="00721D08" w:rsidRDefault="00721D08" w:rsidP="007C6190">
            <w:r>
              <w:t xml:space="preserve">Code </w:t>
            </w:r>
            <w:r w:rsidR="007C6190">
              <w:t>modified but not tested</w:t>
            </w:r>
          </w:p>
        </w:tc>
      </w:tr>
      <w:tr w:rsidR="00F46672" w14:paraId="24824099" w14:textId="77777777" w:rsidTr="00182545">
        <w:tc>
          <w:tcPr>
            <w:tcW w:w="1809" w:type="dxa"/>
          </w:tcPr>
          <w:p w14:paraId="4EBD5D92" w14:textId="77777777" w:rsidR="00F46672" w:rsidRDefault="00F46672" w:rsidP="00182545">
            <w:pPr>
              <w:rPr>
                <w:b/>
              </w:rPr>
            </w:pPr>
            <w:r>
              <w:rPr>
                <w:b/>
              </w:rPr>
              <w:t>Date:2012-11-19</w:t>
            </w:r>
          </w:p>
        </w:tc>
        <w:tc>
          <w:tcPr>
            <w:tcW w:w="7433" w:type="dxa"/>
          </w:tcPr>
          <w:p w14:paraId="51BB964F" w14:textId="77777777" w:rsidR="00F46672" w:rsidRDefault="00F46672" w:rsidP="00F46672">
            <w:r>
              <w:t>Tested in WwarnsetUtils EarlyTreatmentFailure(A,B,C &amp;D)Test</w:t>
            </w:r>
          </w:p>
        </w:tc>
      </w:tr>
    </w:tbl>
    <w:p w14:paraId="33F4F6A3" w14:textId="77777777" w:rsidR="00483005" w:rsidRDefault="00483005"/>
    <w:p w14:paraId="57A6A8E0" w14:textId="77777777" w:rsidR="00D71F5B" w:rsidRDefault="00D71F5B">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4"/>
        <w:gridCol w:w="7232"/>
      </w:tblGrid>
      <w:tr w:rsidR="00D71F5B" w14:paraId="1300934B" w14:textId="77777777" w:rsidTr="00182545">
        <w:tc>
          <w:tcPr>
            <w:tcW w:w="9242" w:type="dxa"/>
            <w:gridSpan w:val="2"/>
          </w:tcPr>
          <w:p w14:paraId="2FA9752A" w14:textId="77777777" w:rsidR="00D71F5B" w:rsidRPr="00AA7D5E" w:rsidRDefault="00D71F5B" w:rsidP="00D71F5B">
            <w:pPr>
              <w:rPr>
                <w:b/>
              </w:rPr>
            </w:pPr>
            <w:r w:rsidRPr="00AA7D5E">
              <w:rPr>
                <w:b/>
              </w:rPr>
              <w:lastRenderedPageBreak/>
              <w:t>Flg</w:t>
            </w:r>
            <w:r>
              <w:rPr>
                <w:b/>
              </w:rPr>
              <w:t xml:space="preserve">EF2 – </w:t>
            </w:r>
            <w:r>
              <w:t xml:space="preserve"> </w:t>
            </w:r>
            <w:r w:rsidR="00A46045">
              <w:t xml:space="preserve"> </w:t>
            </w:r>
            <w:r w:rsidR="00A46045">
              <w:rPr>
                <w:b/>
              </w:rPr>
              <w:t>D</w:t>
            </w:r>
            <w:r w:rsidR="00A46045" w:rsidRPr="00A46045">
              <w:rPr>
                <w:b/>
              </w:rPr>
              <w:t>ay of LCF (late clinical failure)</w:t>
            </w:r>
          </w:p>
        </w:tc>
      </w:tr>
      <w:tr w:rsidR="00D71F5B" w14:paraId="177C29EC" w14:textId="77777777" w:rsidTr="00182545">
        <w:tc>
          <w:tcPr>
            <w:tcW w:w="9242" w:type="dxa"/>
            <w:gridSpan w:val="2"/>
          </w:tcPr>
          <w:p w14:paraId="181F5F38" w14:textId="77777777" w:rsidR="00D71F5B" w:rsidRDefault="00D71F5B" w:rsidP="00182545">
            <w:r w:rsidRPr="00552760">
              <w:rPr>
                <w:b/>
              </w:rPr>
              <w:t>Old definition:</w:t>
            </w:r>
            <w:r>
              <w:rPr>
                <w:b/>
              </w:rPr>
              <w:t xml:space="preserve">  </w:t>
            </w:r>
            <w:r w:rsidR="00A46045">
              <w:t>Late clinical</w:t>
            </w:r>
            <w:r>
              <w:t xml:space="preserve"> failure:</w:t>
            </w:r>
          </w:p>
          <w:p w14:paraId="069498F3" w14:textId="77777777" w:rsidR="00D71F5B" w:rsidRDefault="00D71F5B" w:rsidP="00182545"/>
          <w:p w14:paraId="0DBC5F33" w14:textId="77777777" w:rsidR="00D71F5B" w:rsidRDefault="00D71F5B" w:rsidP="00182545">
            <w:pPr>
              <w:pStyle w:val="ListParagraph"/>
              <w:numPr>
                <w:ilvl w:val="0"/>
                <w:numId w:val="2"/>
              </w:numPr>
            </w:pPr>
            <w:r>
              <w:t>Danger signs or severe malaria in the presence of parasitaemia</w:t>
            </w:r>
            <w:r w:rsidR="00A46045">
              <w:t xml:space="preserve"> on any day between day 4 and the last day of follow up in patients who did not previously meet any of the criteria of early treatment failure.</w:t>
            </w:r>
          </w:p>
          <w:p w14:paraId="0E9CCE7E" w14:textId="77777777" w:rsidR="00B52DF7" w:rsidRDefault="00B52DF7" w:rsidP="00182545">
            <w:pPr>
              <w:pStyle w:val="ListParagraph"/>
              <w:numPr>
                <w:ilvl w:val="0"/>
                <w:numId w:val="2"/>
              </w:numPr>
            </w:pPr>
            <w:r>
              <w:t>Presence of parasitaemia on any day between day 4 and the last day of follow up with axillary temperature &gt;= 37.5</w:t>
            </w:r>
          </w:p>
          <w:p w14:paraId="30AA7CA2" w14:textId="77777777" w:rsidR="00D71F5B" w:rsidRPr="00552760" w:rsidRDefault="00D71F5B" w:rsidP="00182545">
            <w:pPr>
              <w:rPr>
                <w:b/>
              </w:rPr>
            </w:pPr>
          </w:p>
        </w:tc>
      </w:tr>
      <w:tr w:rsidR="00D71F5B" w14:paraId="06023B11" w14:textId="77777777" w:rsidTr="00182545">
        <w:tc>
          <w:tcPr>
            <w:tcW w:w="9242" w:type="dxa"/>
            <w:gridSpan w:val="2"/>
          </w:tcPr>
          <w:p w14:paraId="1160F8C3" w14:textId="77777777" w:rsidR="00D71F5B" w:rsidRDefault="00D71F5B" w:rsidP="00182545">
            <w:pPr>
              <w:rPr>
                <w:b/>
              </w:rPr>
            </w:pPr>
            <w:r w:rsidRPr="00552760">
              <w:rPr>
                <w:b/>
              </w:rPr>
              <w:t>New definition:</w:t>
            </w:r>
            <w:r>
              <w:rPr>
                <w:b/>
              </w:rPr>
              <w:t xml:space="preserve">  </w:t>
            </w:r>
          </w:p>
          <w:p w14:paraId="503402E4" w14:textId="77777777" w:rsidR="00D71F5B" w:rsidRDefault="00D71F5B" w:rsidP="00182545"/>
          <w:p w14:paraId="765FCB8D" w14:textId="77777777" w:rsidR="00182545" w:rsidRDefault="00182545" w:rsidP="00182545">
            <w:pPr>
              <w:pStyle w:val="ListParagraph"/>
              <w:numPr>
                <w:ilvl w:val="0"/>
                <w:numId w:val="2"/>
              </w:numPr>
            </w:pPr>
            <w:r>
              <w:t xml:space="preserve">Danger signs or severe malaria in the presence of </w:t>
            </w:r>
            <w:r w:rsidR="00106DE9">
              <w:t xml:space="preserve">falciparum </w:t>
            </w:r>
            <w:r>
              <w:t>parasitaemia on any day between day 4 and the last day of follow up</w:t>
            </w:r>
            <w:ins w:id="6" w:author="Andrew Payne" w:date="2012-11-27T14:58:00Z">
              <w:r w:rsidR="001D43DF">
                <w:t>.</w:t>
              </w:r>
            </w:ins>
          </w:p>
          <w:p w14:paraId="5410E18C" w14:textId="77777777" w:rsidR="00182545" w:rsidRDefault="00182545" w:rsidP="00182545">
            <w:pPr>
              <w:pStyle w:val="ListParagraph"/>
              <w:numPr>
                <w:ilvl w:val="0"/>
                <w:numId w:val="2"/>
              </w:numPr>
            </w:pPr>
            <w:r>
              <w:t xml:space="preserve">Presence of </w:t>
            </w:r>
            <w:r w:rsidR="00106DE9">
              <w:t xml:space="preserve">falciparum </w:t>
            </w:r>
            <w:r>
              <w:t>parasitaemia on any day between day 4 and the last day of follow up with axillary temperature &gt;= 37.5</w:t>
            </w:r>
          </w:p>
          <w:p w14:paraId="26A9A555" w14:textId="77777777" w:rsidR="00D71F5B" w:rsidRDefault="00D71F5B" w:rsidP="00182545"/>
          <w:p w14:paraId="55386FD1" w14:textId="77777777" w:rsidR="00B52DF7" w:rsidRDefault="00B52DF7" w:rsidP="00B52DF7">
            <w:r>
              <w:t>In the case of multiple daily parasitaemia or temperature measurement, any temperature or parasitaemia on day 4 and onwards that defines a late clinical failure will be prioritised over other measurements occurring on the same day.</w:t>
            </w:r>
          </w:p>
          <w:p w14:paraId="712678C5" w14:textId="77777777" w:rsidR="00D71F5B" w:rsidRDefault="00D71F5B" w:rsidP="00182545"/>
          <w:p w14:paraId="6BF40138" w14:textId="77777777" w:rsidR="00D71F5B" w:rsidRDefault="00D71F5B" w:rsidP="00182545">
            <w:r>
              <w:t xml:space="preserve">Where there are multiple measurement made on day zero we should always use the lowest count in comparisons, as described above. </w:t>
            </w:r>
          </w:p>
          <w:p w14:paraId="0ADFB184" w14:textId="77777777" w:rsidR="00D71F5B" w:rsidRPr="00552760" w:rsidRDefault="00D71F5B" w:rsidP="00182545">
            <w:pPr>
              <w:rPr>
                <w:b/>
              </w:rPr>
            </w:pPr>
          </w:p>
          <w:p w14:paraId="42A9C548" w14:textId="77777777" w:rsidR="00D71F5B" w:rsidRPr="00552760" w:rsidRDefault="00D71F5B" w:rsidP="00182545">
            <w:pPr>
              <w:rPr>
                <w:b/>
              </w:rPr>
            </w:pPr>
          </w:p>
        </w:tc>
      </w:tr>
      <w:tr w:rsidR="00D71F5B" w14:paraId="1CEEEE19" w14:textId="77777777" w:rsidTr="00182545">
        <w:tc>
          <w:tcPr>
            <w:tcW w:w="1809" w:type="dxa"/>
          </w:tcPr>
          <w:p w14:paraId="1EA0C1D6" w14:textId="77777777" w:rsidR="00D71F5B" w:rsidRPr="00552760" w:rsidRDefault="00D71F5B" w:rsidP="00182545">
            <w:pPr>
              <w:rPr>
                <w:b/>
              </w:rPr>
            </w:pPr>
            <w:r w:rsidRPr="00552760">
              <w:rPr>
                <w:b/>
              </w:rPr>
              <w:t>Date: 2012-11-08</w:t>
            </w:r>
          </w:p>
        </w:tc>
        <w:tc>
          <w:tcPr>
            <w:tcW w:w="7433" w:type="dxa"/>
          </w:tcPr>
          <w:p w14:paraId="1838ED3C" w14:textId="77777777" w:rsidR="00D71F5B" w:rsidRDefault="00D71F5B" w:rsidP="00182545">
            <w:r>
              <w:t>Currently uncertain as to whether Mapper1 looks at non- Falciparum parasitaemia. However, variances are low at 0.11%</w:t>
            </w:r>
          </w:p>
          <w:p w14:paraId="5AF1DD01" w14:textId="77777777" w:rsidR="00D71F5B" w:rsidRDefault="00D71F5B" w:rsidP="00182545"/>
          <w:p w14:paraId="0BB850C6" w14:textId="77777777" w:rsidR="00D71F5B" w:rsidRDefault="00D71F5B" w:rsidP="00182545">
            <w:r>
              <w:t>Check that Mapper2 is using the correct priorities when there are multiple samples per day.</w:t>
            </w:r>
          </w:p>
          <w:p w14:paraId="38FF7480" w14:textId="77777777" w:rsidR="00D71F5B" w:rsidRDefault="00D71F5B" w:rsidP="00182545"/>
          <w:p w14:paraId="3B2531A9" w14:textId="77777777" w:rsidR="00D71F5B" w:rsidRDefault="00D71F5B" w:rsidP="00182545"/>
        </w:tc>
      </w:tr>
      <w:tr w:rsidR="007C6190" w14:paraId="13803DED" w14:textId="77777777" w:rsidTr="00182545">
        <w:tc>
          <w:tcPr>
            <w:tcW w:w="1809" w:type="dxa"/>
          </w:tcPr>
          <w:p w14:paraId="1530F66C" w14:textId="77777777" w:rsidR="007C6190" w:rsidRPr="00552760" w:rsidRDefault="007C6190" w:rsidP="00182545">
            <w:pPr>
              <w:rPr>
                <w:b/>
              </w:rPr>
            </w:pPr>
            <w:r>
              <w:rPr>
                <w:b/>
              </w:rPr>
              <w:t>Date: 2012-11-15</w:t>
            </w:r>
          </w:p>
        </w:tc>
        <w:tc>
          <w:tcPr>
            <w:tcW w:w="7433" w:type="dxa"/>
          </w:tcPr>
          <w:p w14:paraId="126A4FB3" w14:textId="77777777" w:rsidR="007C6190" w:rsidRDefault="007C6190" w:rsidP="00182545">
            <w:r>
              <w:t>Code modified but not tested</w:t>
            </w:r>
          </w:p>
        </w:tc>
      </w:tr>
      <w:tr w:rsidR="00F46672" w14:paraId="18849F16" w14:textId="77777777" w:rsidTr="00182545">
        <w:tc>
          <w:tcPr>
            <w:tcW w:w="1809" w:type="dxa"/>
          </w:tcPr>
          <w:p w14:paraId="39D473E8" w14:textId="77777777" w:rsidR="00F46672" w:rsidRDefault="00F46672" w:rsidP="00182545">
            <w:pPr>
              <w:rPr>
                <w:b/>
              </w:rPr>
            </w:pPr>
            <w:r>
              <w:rPr>
                <w:b/>
              </w:rPr>
              <w:t>Date:2012-11-19</w:t>
            </w:r>
          </w:p>
        </w:tc>
        <w:tc>
          <w:tcPr>
            <w:tcW w:w="7433" w:type="dxa"/>
          </w:tcPr>
          <w:p w14:paraId="266F57B6" w14:textId="77777777" w:rsidR="00F46672" w:rsidRDefault="00F46672" w:rsidP="00182545">
            <w:r>
              <w:t>Tested WWarnsetUtils LateClinicalFailure(A&amp;B)Test</w:t>
            </w:r>
          </w:p>
        </w:tc>
      </w:tr>
      <w:tr w:rsidR="001D43DF" w14:paraId="4BDEBEF5" w14:textId="77777777" w:rsidTr="00182545">
        <w:tc>
          <w:tcPr>
            <w:tcW w:w="1809" w:type="dxa"/>
          </w:tcPr>
          <w:p w14:paraId="32D7CAC9" w14:textId="77777777" w:rsidR="001D43DF" w:rsidRDefault="001D43DF" w:rsidP="00182545">
            <w:pPr>
              <w:rPr>
                <w:b/>
              </w:rPr>
            </w:pPr>
            <w:r>
              <w:rPr>
                <w:b/>
              </w:rPr>
              <w:t>Date: 2012-11-26</w:t>
            </w:r>
          </w:p>
        </w:tc>
        <w:tc>
          <w:tcPr>
            <w:tcW w:w="7433" w:type="dxa"/>
          </w:tcPr>
          <w:p w14:paraId="1B8B58EA" w14:textId="77777777" w:rsidR="001D43DF" w:rsidRDefault="001D43DF" w:rsidP="00182545">
            <w:r>
              <w:t>Removed requirement for no ETF outcome</w:t>
            </w:r>
          </w:p>
        </w:tc>
      </w:tr>
      <w:tr w:rsidR="00DE0848" w14:paraId="6BD220B6" w14:textId="77777777" w:rsidTr="00182545">
        <w:tc>
          <w:tcPr>
            <w:tcW w:w="1809" w:type="dxa"/>
          </w:tcPr>
          <w:p w14:paraId="3B508E74" w14:textId="77777777" w:rsidR="00DE0848" w:rsidRDefault="00DE0848" w:rsidP="00182545">
            <w:pPr>
              <w:rPr>
                <w:b/>
              </w:rPr>
            </w:pPr>
            <w:r>
              <w:rPr>
                <w:b/>
              </w:rPr>
              <w:t>Date:2013-09-10</w:t>
            </w:r>
          </w:p>
        </w:tc>
        <w:tc>
          <w:tcPr>
            <w:tcW w:w="7433" w:type="dxa"/>
          </w:tcPr>
          <w:p w14:paraId="1C75BCA1" w14:textId="77777777" w:rsidR="00DE0848" w:rsidRDefault="00DE0848" w:rsidP="00182545">
            <w:r>
              <w:t>Code modified to remove criteria of previously not meet ETF</w:t>
            </w:r>
          </w:p>
        </w:tc>
      </w:tr>
    </w:tbl>
    <w:p w14:paraId="773DD71B" w14:textId="77777777" w:rsidR="00D71F5B" w:rsidRDefault="00D71F5B" w:rsidP="00D71F5B"/>
    <w:p w14:paraId="1A7223B7" w14:textId="77777777" w:rsidR="00D71F5B" w:rsidRDefault="00D71F5B" w:rsidP="00D71F5B">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6"/>
        <w:gridCol w:w="7230"/>
      </w:tblGrid>
      <w:tr w:rsidR="004A4C4F" w14:paraId="166811EA" w14:textId="77777777" w:rsidTr="0072573A">
        <w:tc>
          <w:tcPr>
            <w:tcW w:w="9242" w:type="dxa"/>
            <w:gridSpan w:val="2"/>
          </w:tcPr>
          <w:p w14:paraId="27D0F587" w14:textId="77777777" w:rsidR="004A4C4F" w:rsidRPr="00AA7D5E" w:rsidRDefault="004A4C4F" w:rsidP="0072573A">
            <w:pPr>
              <w:rPr>
                <w:b/>
              </w:rPr>
            </w:pPr>
            <w:r w:rsidRPr="00AA7D5E">
              <w:rPr>
                <w:b/>
              </w:rPr>
              <w:lastRenderedPageBreak/>
              <w:t>Flg</w:t>
            </w:r>
            <w:r>
              <w:rPr>
                <w:b/>
              </w:rPr>
              <w:t xml:space="preserve">EF3 – </w:t>
            </w:r>
            <w:r>
              <w:t xml:space="preserve">  </w:t>
            </w:r>
            <w:r>
              <w:rPr>
                <w:b/>
              </w:rPr>
              <w:t>D</w:t>
            </w:r>
            <w:r w:rsidRPr="004A4C4F">
              <w:rPr>
                <w:b/>
              </w:rPr>
              <w:t>ay of LPF (late parasitological failure)</w:t>
            </w:r>
          </w:p>
        </w:tc>
      </w:tr>
      <w:tr w:rsidR="004A4C4F" w14:paraId="503A5530" w14:textId="77777777" w:rsidTr="0072573A">
        <w:tc>
          <w:tcPr>
            <w:tcW w:w="9242" w:type="dxa"/>
            <w:gridSpan w:val="2"/>
          </w:tcPr>
          <w:p w14:paraId="3183F7A1" w14:textId="77777777" w:rsidR="004A4C4F" w:rsidRDefault="004A4C4F" w:rsidP="0072573A">
            <w:r w:rsidRPr="00552760">
              <w:rPr>
                <w:b/>
              </w:rPr>
              <w:t>Old definition:</w:t>
            </w:r>
            <w:r>
              <w:rPr>
                <w:b/>
              </w:rPr>
              <w:t xml:space="preserve">  </w:t>
            </w:r>
            <w:r>
              <w:t>Late parasitological failure:</w:t>
            </w:r>
          </w:p>
          <w:p w14:paraId="2EBFA91E" w14:textId="77777777" w:rsidR="004A4C4F" w:rsidRDefault="004A4C4F" w:rsidP="0072573A"/>
          <w:p w14:paraId="09C79E45" w14:textId="77777777" w:rsidR="004A4C4F" w:rsidRDefault="004A4C4F" w:rsidP="0072573A">
            <w:pPr>
              <w:pStyle w:val="ListParagraph"/>
              <w:numPr>
                <w:ilvl w:val="0"/>
                <w:numId w:val="2"/>
              </w:numPr>
            </w:pPr>
            <w:r>
              <w:t xml:space="preserve">Presence of parasitaemia on any day between day 7 and the last day of follow up with axillary temperature &lt; 37.5C </w:t>
            </w:r>
            <w:ins w:id="7" w:author="cmoreira" w:date="2013-10-14T11:46:00Z">
              <w:r w:rsidR="00EE2355" w:rsidRPr="00EE2355">
                <w:rPr>
                  <w:highlight w:val="yellow"/>
                  <w:rPrChange w:id="8" w:author="cmoreira" w:date="2013-10-14T11:46:00Z">
                    <w:rPr/>
                  </w:rPrChange>
                </w:rPr>
                <w:t>or missing</w:t>
              </w:r>
              <w:r w:rsidR="00BC2C77">
                <w:t xml:space="preserve"> </w:t>
              </w:r>
            </w:ins>
            <w:r>
              <w:t>in patients who did not previously meet any of the criteria of early treatment failure or late clinical failure.</w:t>
            </w:r>
          </w:p>
          <w:p w14:paraId="4A0F83A6" w14:textId="77777777" w:rsidR="004A4C4F" w:rsidRPr="00552760" w:rsidRDefault="004A4C4F" w:rsidP="0072573A">
            <w:pPr>
              <w:rPr>
                <w:b/>
              </w:rPr>
            </w:pPr>
          </w:p>
        </w:tc>
      </w:tr>
      <w:tr w:rsidR="004A4C4F" w14:paraId="7E0C8D32" w14:textId="77777777" w:rsidTr="0072573A">
        <w:tc>
          <w:tcPr>
            <w:tcW w:w="9242" w:type="dxa"/>
            <w:gridSpan w:val="2"/>
          </w:tcPr>
          <w:p w14:paraId="68E30321" w14:textId="77777777" w:rsidR="004A4C4F" w:rsidRDefault="004A4C4F" w:rsidP="0072573A">
            <w:pPr>
              <w:rPr>
                <w:b/>
              </w:rPr>
            </w:pPr>
            <w:r w:rsidRPr="00552760">
              <w:rPr>
                <w:b/>
              </w:rPr>
              <w:t>New definition:</w:t>
            </w:r>
            <w:r>
              <w:rPr>
                <w:b/>
              </w:rPr>
              <w:t xml:space="preserve">  </w:t>
            </w:r>
          </w:p>
          <w:p w14:paraId="67FBEA05" w14:textId="77777777" w:rsidR="004A4C4F" w:rsidRDefault="004A4C4F" w:rsidP="004A4C4F">
            <w:pPr>
              <w:pStyle w:val="ListParagraph"/>
              <w:numPr>
                <w:ilvl w:val="0"/>
                <w:numId w:val="2"/>
              </w:numPr>
            </w:pPr>
            <w:r>
              <w:t xml:space="preserve">Presence of </w:t>
            </w:r>
            <w:r w:rsidR="00106DE9">
              <w:t xml:space="preserve">falciparum </w:t>
            </w:r>
            <w:r>
              <w:t>parasitaemia on any day between day 7 and the last day of follow up with axillary temperature &lt; 37.5C (or missing temperature.</w:t>
            </w:r>
            <w:r>
              <w:br/>
            </w:r>
          </w:p>
          <w:p w14:paraId="464DA446" w14:textId="77777777" w:rsidR="004A4C4F" w:rsidRDefault="004A4C4F" w:rsidP="004A4C4F">
            <w:pPr>
              <w:pStyle w:val="ListParagraph"/>
              <w:numPr>
                <w:ilvl w:val="0"/>
                <w:numId w:val="2"/>
              </w:numPr>
            </w:pPr>
            <w:r>
              <w:t xml:space="preserve">Parasitaemia means any </w:t>
            </w:r>
            <w:r w:rsidR="00106DE9">
              <w:t xml:space="preserve">falciparum </w:t>
            </w:r>
            <w:r>
              <w:t xml:space="preserve">parasitaemia count &gt; 0 or any </w:t>
            </w:r>
            <w:r w:rsidR="00106DE9">
              <w:t xml:space="preserve">falciparum </w:t>
            </w:r>
            <w:r>
              <w:t>parasitaemia flag set to true.</w:t>
            </w:r>
            <w:r>
              <w:br/>
            </w:r>
          </w:p>
          <w:p w14:paraId="2BA3DED5" w14:textId="77777777" w:rsidR="004A4C4F" w:rsidRPr="004A4C4F" w:rsidRDefault="004A4C4F" w:rsidP="004A4C4F">
            <w:pPr>
              <w:pStyle w:val="ListParagraph"/>
              <w:numPr>
                <w:ilvl w:val="0"/>
                <w:numId w:val="2"/>
              </w:numPr>
            </w:pPr>
            <w:r>
              <w:t xml:space="preserve">Where there are multiple parasitaemia or temperature measurements per day measurements that give a late parasitological failure will be prioritised over other measurements. Missing temperatures will not be prioritised over valid measurements. </w:t>
            </w:r>
          </w:p>
          <w:p w14:paraId="48A85D35" w14:textId="77777777" w:rsidR="004A4C4F" w:rsidRPr="00552760" w:rsidRDefault="004A4C4F" w:rsidP="0072573A">
            <w:pPr>
              <w:rPr>
                <w:b/>
              </w:rPr>
            </w:pPr>
          </w:p>
        </w:tc>
      </w:tr>
      <w:tr w:rsidR="004A4C4F" w14:paraId="207A0D6B" w14:textId="77777777" w:rsidTr="0072573A">
        <w:tc>
          <w:tcPr>
            <w:tcW w:w="1809" w:type="dxa"/>
          </w:tcPr>
          <w:p w14:paraId="4291BA4A" w14:textId="77777777" w:rsidR="004A4C4F" w:rsidRPr="00552760" w:rsidRDefault="004A4C4F" w:rsidP="0072573A">
            <w:pPr>
              <w:rPr>
                <w:b/>
              </w:rPr>
            </w:pPr>
            <w:r w:rsidRPr="00552760">
              <w:rPr>
                <w:b/>
              </w:rPr>
              <w:t>Date: 2012-11-08</w:t>
            </w:r>
          </w:p>
        </w:tc>
        <w:tc>
          <w:tcPr>
            <w:tcW w:w="7433" w:type="dxa"/>
          </w:tcPr>
          <w:p w14:paraId="6BA47DC6" w14:textId="77777777" w:rsidR="004A4C4F" w:rsidRDefault="004A4C4F" w:rsidP="007C6190">
            <w:r>
              <w:t xml:space="preserve">There are currently some variance between Mapper1 and Mapper 2,. In KCZNJ Mapper 1 finds excess LPF over Mapper1 – in this study there are no counts after day 3 only a presence indicator in pfbin. </w:t>
            </w:r>
          </w:p>
        </w:tc>
      </w:tr>
      <w:tr w:rsidR="007C6190" w14:paraId="0863F062" w14:textId="77777777" w:rsidTr="0072573A">
        <w:tc>
          <w:tcPr>
            <w:tcW w:w="1809" w:type="dxa"/>
          </w:tcPr>
          <w:p w14:paraId="05617859" w14:textId="77777777" w:rsidR="007C6190" w:rsidRPr="00552760" w:rsidRDefault="007C6190" w:rsidP="0072573A">
            <w:pPr>
              <w:rPr>
                <w:b/>
              </w:rPr>
            </w:pPr>
            <w:r>
              <w:rPr>
                <w:b/>
              </w:rPr>
              <w:t>Date: 2012-11-15</w:t>
            </w:r>
          </w:p>
        </w:tc>
        <w:tc>
          <w:tcPr>
            <w:tcW w:w="7433" w:type="dxa"/>
          </w:tcPr>
          <w:p w14:paraId="0752A3D6" w14:textId="77777777" w:rsidR="007C6190" w:rsidRDefault="007C6190" w:rsidP="007C6190">
            <w:r>
              <w:t>Code modified but not tested</w:t>
            </w:r>
          </w:p>
        </w:tc>
      </w:tr>
      <w:tr w:rsidR="00BF7E8E" w14:paraId="163B68BC" w14:textId="77777777" w:rsidTr="0072573A">
        <w:tc>
          <w:tcPr>
            <w:tcW w:w="1809" w:type="dxa"/>
          </w:tcPr>
          <w:p w14:paraId="7D099672" w14:textId="77777777" w:rsidR="00BF7E8E" w:rsidRDefault="00BF7E8E" w:rsidP="0072573A">
            <w:pPr>
              <w:rPr>
                <w:b/>
              </w:rPr>
            </w:pPr>
            <w:r>
              <w:rPr>
                <w:b/>
              </w:rPr>
              <w:t>Date:2012-11-21</w:t>
            </w:r>
          </w:p>
        </w:tc>
        <w:tc>
          <w:tcPr>
            <w:tcW w:w="7433" w:type="dxa"/>
          </w:tcPr>
          <w:p w14:paraId="73DD921D" w14:textId="77777777" w:rsidR="00BF7E8E" w:rsidRDefault="00BF7E8E" w:rsidP="00BF7E8E">
            <w:r>
              <w:t>Tested WWarnsetUtils LateParasitologicalTest</w:t>
            </w:r>
          </w:p>
        </w:tc>
      </w:tr>
      <w:tr w:rsidR="002A1074" w14:paraId="5E604B67" w14:textId="77777777" w:rsidTr="0072573A">
        <w:tc>
          <w:tcPr>
            <w:tcW w:w="1809" w:type="dxa"/>
          </w:tcPr>
          <w:p w14:paraId="002DB411" w14:textId="77777777" w:rsidR="002A1074" w:rsidRDefault="002A1074" w:rsidP="0072573A">
            <w:pPr>
              <w:rPr>
                <w:b/>
              </w:rPr>
            </w:pPr>
            <w:r>
              <w:rPr>
                <w:b/>
              </w:rPr>
              <w:t>Date:2012-11-26</w:t>
            </w:r>
          </w:p>
        </w:tc>
        <w:tc>
          <w:tcPr>
            <w:tcW w:w="7433" w:type="dxa"/>
          </w:tcPr>
          <w:p w14:paraId="74619364" w14:textId="77777777" w:rsidR="00746CAD" w:rsidRDefault="002A1074" w:rsidP="00BF7E8E">
            <w:r>
              <w:t>Removed other outcome checks</w:t>
            </w:r>
          </w:p>
        </w:tc>
      </w:tr>
      <w:tr w:rsidR="001109D0" w14:paraId="09B23AA5" w14:textId="77777777" w:rsidTr="0072573A">
        <w:tc>
          <w:tcPr>
            <w:tcW w:w="1809" w:type="dxa"/>
          </w:tcPr>
          <w:p w14:paraId="2F39A209" w14:textId="77777777" w:rsidR="00525148" w:rsidRDefault="001109D0">
            <w:pPr>
              <w:jc w:val="center"/>
              <w:rPr>
                <w:b/>
              </w:rPr>
            </w:pPr>
            <w:r>
              <w:rPr>
                <w:b/>
              </w:rPr>
              <w:t>Date:2013-09-10</w:t>
            </w:r>
          </w:p>
        </w:tc>
        <w:tc>
          <w:tcPr>
            <w:tcW w:w="7433" w:type="dxa"/>
          </w:tcPr>
          <w:p w14:paraId="5109F129" w14:textId="77777777" w:rsidR="001109D0" w:rsidRDefault="001109D0" w:rsidP="00BF7E8E">
            <w:r>
              <w:t>Included LPF as an outcome</w:t>
            </w:r>
          </w:p>
          <w:p w14:paraId="05758D16" w14:textId="77777777" w:rsidR="0096601D" w:rsidRDefault="0096601D" w:rsidP="00BF7E8E">
            <w:r>
              <w:t>Remove outcome check for ETF</w:t>
            </w:r>
          </w:p>
        </w:tc>
      </w:tr>
      <w:tr w:rsidR="0096601D" w14:paraId="4D532BD3" w14:textId="77777777" w:rsidTr="0072573A">
        <w:tc>
          <w:tcPr>
            <w:tcW w:w="1809" w:type="dxa"/>
          </w:tcPr>
          <w:p w14:paraId="15808185" w14:textId="77777777" w:rsidR="0096601D" w:rsidRDefault="0096601D" w:rsidP="001109D0">
            <w:pPr>
              <w:jc w:val="center"/>
              <w:rPr>
                <w:b/>
              </w:rPr>
            </w:pPr>
          </w:p>
        </w:tc>
        <w:tc>
          <w:tcPr>
            <w:tcW w:w="7433" w:type="dxa"/>
          </w:tcPr>
          <w:p w14:paraId="7DF579EB" w14:textId="77777777" w:rsidR="0096601D" w:rsidRDefault="0096601D" w:rsidP="00BF7E8E"/>
        </w:tc>
      </w:tr>
    </w:tbl>
    <w:p w14:paraId="0AC51672" w14:textId="77777777" w:rsidR="00D71F5B" w:rsidRDefault="00D71F5B"/>
    <w:p w14:paraId="45FAD041" w14:textId="77777777" w:rsidR="004A4C4F" w:rsidRDefault="004A4C4F">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6"/>
        <w:gridCol w:w="7230"/>
      </w:tblGrid>
      <w:tr w:rsidR="004A4C4F" w14:paraId="1D0EBE3A" w14:textId="77777777" w:rsidTr="0072573A">
        <w:tc>
          <w:tcPr>
            <w:tcW w:w="9242" w:type="dxa"/>
            <w:gridSpan w:val="2"/>
          </w:tcPr>
          <w:p w14:paraId="42143A56" w14:textId="77777777" w:rsidR="004A4C4F" w:rsidRPr="00AA7D5E" w:rsidRDefault="004A4C4F" w:rsidP="004A4C4F">
            <w:pPr>
              <w:rPr>
                <w:b/>
              </w:rPr>
            </w:pPr>
            <w:r w:rsidRPr="00AA7D5E">
              <w:rPr>
                <w:b/>
              </w:rPr>
              <w:lastRenderedPageBreak/>
              <w:t>Flg</w:t>
            </w:r>
            <w:r>
              <w:rPr>
                <w:b/>
              </w:rPr>
              <w:t xml:space="preserve">EF4 – </w:t>
            </w:r>
            <w:r>
              <w:t xml:space="preserve">  </w:t>
            </w:r>
            <w:r>
              <w:rPr>
                <w:b/>
              </w:rPr>
              <w:t>Day of LT</w:t>
            </w:r>
            <w:r w:rsidRPr="004A4C4F">
              <w:rPr>
                <w:b/>
              </w:rPr>
              <w:t xml:space="preserve">F (late </w:t>
            </w:r>
            <w:r>
              <w:rPr>
                <w:b/>
              </w:rPr>
              <w:t xml:space="preserve">treatment </w:t>
            </w:r>
            <w:r w:rsidRPr="004A4C4F">
              <w:rPr>
                <w:b/>
              </w:rPr>
              <w:t>failure)</w:t>
            </w:r>
          </w:p>
        </w:tc>
      </w:tr>
      <w:tr w:rsidR="004A4C4F" w14:paraId="178A4980" w14:textId="77777777" w:rsidTr="0072573A">
        <w:tc>
          <w:tcPr>
            <w:tcW w:w="9242" w:type="dxa"/>
            <w:gridSpan w:val="2"/>
          </w:tcPr>
          <w:p w14:paraId="59A46766" w14:textId="77777777" w:rsidR="004A4C4F" w:rsidRDefault="004A4C4F" w:rsidP="0072573A">
            <w:r w:rsidRPr="00552760">
              <w:rPr>
                <w:b/>
              </w:rPr>
              <w:t>Old definition:</w:t>
            </w:r>
            <w:r>
              <w:rPr>
                <w:b/>
              </w:rPr>
              <w:t xml:space="preserve">  </w:t>
            </w:r>
            <w:r>
              <w:t>Late treatment failure:</w:t>
            </w:r>
          </w:p>
          <w:p w14:paraId="131F93F7" w14:textId="77777777" w:rsidR="004A4C4F" w:rsidRDefault="004A4C4F" w:rsidP="0072573A"/>
          <w:p w14:paraId="3D7C3163" w14:textId="77777777" w:rsidR="004A4C4F" w:rsidRDefault="004A4C4F" w:rsidP="0072573A">
            <w:pPr>
              <w:pStyle w:val="ListParagraph"/>
              <w:numPr>
                <w:ilvl w:val="0"/>
                <w:numId w:val="2"/>
              </w:numPr>
            </w:pPr>
            <w:r>
              <w:t>A late clinical failure or late parasitological failure on or after day 7 with P. Falciparum (on its own or mixed) with PCR –confirmation of recrudescence.</w:t>
            </w:r>
          </w:p>
          <w:p w14:paraId="607F87D1" w14:textId="77777777" w:rsidR="004A4C4F" w:rsidRPr="00552760" w:rsidRDefault="004A4C4F" w:rsidP="0072573A">
            <w:pPr>
              <w:rPr>
                <w:b/>
              </w:rPr>
            </w:pPr>
          </w:p>
        </w:tc>
      </w:tr>
      <w:tr w:rsidR="004A4C4F" w14:paraId="1AE94801" w14:textId="77777777" w:rsidTr="0072573A">
        <w:tc>
          <w:tcPr>
            <w:tcW w:w="9242" w:type="dxa"/>
            <w:gridSpan w:val="2"/>
          </w:tcPr>
          <w:p w14:paraId="2F326E8B" w14:textId="77777777" w:rsidR="004A4C4F" w:rsidRDefault="004A4C4F" w:rsidP="0072573A">
            <w:pPr>
              <w:rPr>
                <w:b/>
              </w:rPr>
            </w:pPr>
            <w:r w:rsidRPr="00552760">
              <w:rPr>
                <w:b/>
              </w:rPr>
              <w:t>New definition:</w:t>
            </w:r>
            <w:r>
              <w:rPr>
                <w:b/>
              </w:rPr>
              <w:t xml:space="preserve">  </w:t>
            </w:r>
          </w:p>
          <w:p w14:paraId="3CC7A96E" w14:textId="77777777" w:rsidR="004A4C4F" w:rsidRDefault="004A4C4F" w:rsidP="004A4C4F">
            <w:pPr>
              <w:pStyle w:val="ListParagraph"/>
              <w:numPr>
                <w:ilvl w:val="0"/>
                <w:numId w:val="2"/>
              </w:numPr>
            </w:pPr>
            <w:r>
              <w:t xml:space="preserve">A late clinical failure or late </w:t>
            </w:r>
            <w:r w:rsidR="00106DE9">
              <w:t xml:space="preserve">falciparum </w:t>
            </w:r>
            <w:r>
              <w:t>parasitological failure on or after day 7 with P. Falciparum (on its own or mixed) with PCR –confirmation of recrudescence.</w:t>
            </w:r>
          </w:p>
          <w:p w14:paraId="52BBC01E" w14:textId="77777777" w:rsidR="004A4C4F" w:rsidRDefault="004A4C4F" w:rsidP="004A4C4F">
            <w:pPr>
              <w:pStyle w:val="ListParagraph"/>
              <w:numPr>
                <w:ilvl w:val="0"/>
                <w:numId w:val="2"/>
              </w:numPr>
            </w:pPr>
            <w:r>
              <w:t xml:space="preserve">Here late parasitological failure is defined as presence of </w:t>
            </w:r>
            <w:r w:rsidR="00106DE9">
              <w:t xml:space="preserve"> falciparum </w:t>
            </w:r>
            <w:r>
              <w:t>parasitaemia on any day between day 7 and the last day of follow up with axillary temperature &lt; 37.5C (or  missing temperature). And, late clinical failure is defined as described in FlgEF2.</w:t>
            </w:r>
          </w:p>
          <w:p w14:paraId="07C632F7" w14:textId="77777777" w:rsidR="004A4C4F" w:rsidRPr="004A4C4F" w:rsidRDefault="004A4C4F" w:rsidP="004A4C4F">
            <w:pPr>
              <w:pStyle w:val="ListParagraph"/>
              <w:numPr>
                <w:ilvl w:val="0"/>
                <w:numId w:val="2"/>
              </w:numPr>
            </w:pPr>
            <w:r>
              <w:t>The day returned is the earlier of the two events, late clinical failure or late parasitological failure.</w:t>
            </w:r>
          </w:p>
          <w:p w14:paraId="599DEF11" w14:textId="77777777" w:rsidR="004A4C4F" w:rsidRPr="00552760" w:rsidRDefault="004A4C4F" w:rsidP="004A4C4F">
            <w:pPr>
              <w:pStyle w:val="ListParagraph"/>
              <w:rPr>
                <w:b/>
              </w:rPr>
            </w:pPr>
          </w:p>
        </w:tc>
      </w:tr>
      <w:tr w:rsidR="004A4C4F" w14:paraId="5331213C" w14:textId="77777777" w:rsidTr="0072573A">
        <w:tc>
          <w:tcPr>
            <w:tcW w:w="1809" w:type="dxa"/>
          </w:tcPr>
          <w:p w14:paraId="027C0644" w14:textId="77777777" w:rsidR="004A4C4F" w:rsidRPr="00552760" w:rsidRDefault="004A4C4F" w:rsidP="0072573A">
            <w:pPr>
              <w:rPr>
                <w:b/>
              </w:rPr>
            </w:pPr>
            <w:r w:rsidRPr="00552760">
              <w:rPr>
                <w:b/>
              </w:rPr>
              <w:t>Date: 2012-11-08</w:t>
            </w:r>
          </w:p>
        </w:tc>
        <w:tc>
          <w:tcPr>
            <w:tcW w:w="7433" w:type="dxa"/>
          </w:tcPr>
          <w:p w14:paraId="6B08FF25" w14:textId="77777777" w:rsidR="004A4C4F" w:rsidRDefault="004A4C4F" w:rsidP="004A4C4F">
            <w:r>
              <w:t>Mapper 2 is currently just looking for the highest parasitaemia count and rather ignoring the presence flags. Hence some large variances with mapper 1.</w:t>
            </w:r>
          </w:p>
        </w:tc>
      </w:tr>
      <w:tr w:rsidR="007C6190" w14:paraId="12618B13" w14:textId="77777777" w:rsidTr="0072573A">
        <w:tc>
          <w:tcPr>
            <w:tcW w:w="1809" w:type="dxa"/>
          </w:tcPr>
          <w:p w14:paraId="1ED4CFB1" w14:textId="77777777" w:rsidR="007C6190" w:rsidRPr="00552760" w:rsidRDefault="007C6190" w:rsidP="0072573A">
            <w:pPr>
              <w:rPr>
                <w:b/>
              </w:rPr>
            </w:pPr>
            <w:r>
              <w:rPr>
                <w:b/>
              </w:rPr>
              <w:t>Date:2012-11-15</w:t>
            </w:r>
          </w:p>
        </w:tc>
        <w:tc>
          <w:tcPr>
            <w:tcW w:w="7433" w:type="dxa"/>
          </w:tcPr>
          <w:p w14:paraId="65308B6C" w14:textId="77777777" w:rsidR="007C6190" w:rsidRDefault="007C6190" w:rsidP="004A4C4F">
            <w:r>
              <w:t>Code modified but not tested</w:t>
            </w:r>
          </w:p>
        </w:tc>
      </w:tr>
      <w:tr w:rsidR="00BF7E8E" w14:paraId="73F94414" w14:textId="77777777" w:rsidTr="0072573A">
        <w:tc>
          <w:tcPr>
            <w:tcW w:w="1809" w:type="dxa"/>
          </w:tcPr>
          <w:p w14:paraId="43210D67" w14:textId="77777777" w:rsidR="00BF7E8E" w:rsidRDefault="00BF7E8E" w:rsidP="0072573A">
            <w:pPr>
              <w:rPr>
                <w:b/>
              </w:rPr>
            </w:pPr>
            <w:r>
              <w:rPr>
                <w:b/>
              </w:rPr>
              <w:t>Date:2102-11-21</w:t>
            </w:r>
          </w:p>
        </w:tc>
        <w:tc>
          <w:tcPr>
            <w:tcW w:w="7433" w:type="dxa"/>
          </w:tcPr>
          <w:p w14:paraId="660BF66B" w14:textId="77777777" w:rsidR="00BF7E8E" w:rsidRDefault="00BF7E8E" w:rsidP="00BF7E8E">
            <w:r>
              <w:t>Tested WWarnsetUtils LateTreatmentFailure</w:t>
            </w:r>
          </w:p>
        </w:tc>
      </w:tr>
      <w:tr w:rsidR="002A1074" w14:paraId="4708A826" w14:textId="77777777" w:rsidTr="0072573A">
        <w:tc>
          <w:tcPr>
            <w:tcW w:w="1809" w:type="dxa"/>
          </w:tcPr>
          <w:p w14:paraId="3CB5B1F8" w14:textId="77777777" w:rsidR="002A1074" w:rsidRDefault="002A1074" w:rsidP="002A1074">
            <w:pPr>
              <w:rPr>
                <w:b/>
              </w:rPr>
            </w:pPr>
            <w:r>
              <w:rPr>
                <w:b/>
              </w:rPr>
              <w:t>Date:2012-11-26</w:t>
            </w:r>
          </w:p>
        </w:tc>
        <w:tc>
          <w:tcPr>
            <w:tcW w:w="7433" w:type="dxa"/>
          </w:tcPr>
          <w:p w14:paraId="217956EE" w14:textId="77777777" w:rsidR="002A1074" w:rsidRDefault="002A1074" w:rsidP="002A1074">
            <w:r>
              <w:t>Removed other outcome checks</w:t>
            </w:r>
          </w:p>
        </w:tc>
      </w:tr>
      <w:tr w:rsidR="00704FBB" w14:paraId="5392D856" w14:textId="77777777" w:rsidTr="0072573A">
        <w:tc>
          <w:tcPr>
            <w:tcW w:w="1809" w:type="dxa"/>
          </w:tcPr>
          <w:p w14:paraId="3227A2C8" w14:textId="77777777" w:rsidR="00704FBB" w:rsidRDefault="00704FBB" w:rsidP="002A1074">
            <w:pPr>
              <w:rPr>
                <w:b/>
              </w:rPr>
            </w:pPr>
            <w:r>
              <w:rPr>
                <w:b/>
              </w:rPr>
              <w:t>Date:2013-09-12</w:t>
            </w:r>
          </w:p>
        </w:tc>
        <w:tc>
          <w:tcPr>
            <w:tcW w:w="7433" w:type="dxa"/>
          </w:tcPr>
          <w:p w14:paraId="359C987E" w14:textId="77777777" w:rsidR="00704FBB" w:rsidRDefault="00704FBB" w:rsidP="002A1074">
            <w:r>
              <w:t>Modified code to implement the above new definition correctly</w:t>
            </w:r>
          </w:p>
        </w:tc>
      </w:tr>
    </w:tbl>
    <w:p w14:paraId="43824EC8" w14:textId="77777777" w:rsidR="004A4C4F" w:rsidRDefault="004A4C4F"/>
    <w:p w14:paraId="79152BF0" w14:textId="77777777" w:rsidR="004A4C4F" w:rsidRDefault="004A4C4F">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5"/>
        <w:gridCol w:w="7231"/>
      </w:tblGrid>
      <w:tr w:rsidR="005767B4" w14:paraId="08BF2290" w14:textId="77777777" w:rsidTr="0072573A">
        <w:tc>
          <w:tcPr>
            <w:tcW w:w="9242" w:type="dxa"/>
            <w:gridSpan w:val="2"/>
          </w:tcPr>
          <w:p w14:paraId="3C439BDC" w14:textId="77777777" w:rsidR="005767B4" w:rsidRPr="00AA7D5E" w:rsidRDefault="005767B4" w:rsidP="005767B4">
            <w:pPr>
              <w:rPr>
                <w:b/>
              </w:rPr>
            </w:pPr>
            <w:r w:rsidRPr="00AA7D5E">
              <w:rPr>
                <w:b/>
              </w:rPr>
              <w:lastRenderedPageBreak/>
              <w:t>Flg</w:t>
            </w:r>
            <w:r>
              <w:rPr>
                <w:b/>
              </w:rPr>
              <w:t xml:space="preserve">EF5  – </w:t>
            </w:r>
            <w:r>
              <w:t xml:space="preserve">  </w:t>
            </w:r>
            <w:r>
              <w:rPr>
                <w:b/>
              </w:rPr>
              <w:t>Day of ELT</w:t>
            </w:r>
            <w:r w:rsidRPr="004A4C4F">
              <w:rPr>
                <w:b/>
              </w:rPr>
              <w:t>F (</w:t>
            </w:r>
            <w:r>
              <w:rPr>
                <w:b/>
              </w:rPr>
              <w:t xml:space="preserve">early </w:t>
            </w:r>
            <w:r w:rsidRPr="004A4C4F">
              <w:rPr>
                <w:b/>
              </w:rPr>
              <w:t xml:space="preserve">late </w:t>
            </w:r>
            <w:r>
              <w:rPr>
                <w:b/>
              </w:rPr>
              <w:t xml:space="preserve">treatment </w:t>
            </w:r>
            <w:r w:rsidRPr="004A4C4F">
              <w:rPr>
                <w:b/>
              </w:rPr>
              <w:t>failure)</w:t>
            </w:r>
          </w:p>
        </w:tc>
      </w:tr>
      <w:tr w:rsidR="005767B4" w14:paraId="637CC349" w14:textId="77777777" w:rsidTr="0072573A">
        <w:tc>
          <w:tcPr>
            <w:tcW w:w="9242" w:type="dxa"/>
            <w:gridSpan w:val="2"/>
          </w:tcPr>
          <w:p w14:paraId="279DA769" w14:textId="77777777" w:rsidR="005767B4" w:rsidRDefault="005767B4" w:rsidP="0072573A">
            <w:r w:rsidRPr="00552760">
              <w:rPr>
                <w:b/>
              </w:rPr>
              <w:t>Old definition:</w:t>
            </w:r>
            <w:r>
              <w:rPr>
                <w:b/>
              </w:rPr>
              <w:t xml:space="preserve">  </w:t>
            </w:r>
            <w:r>
              <w:t>Early late treatment failure:</w:t>
            </w:r>
          </w:p>
          <w:p w14:paraId="662C2A5A" w14:textId="77777777" w:rsidR="005767B4" w:rsidRDefault="005767B4" w:rsidP="0072573A"/>
          <w:p w14:paraId="4761BC46" w14:textId="77777777" w:rsidR="005767B4" w:rsidRDefault="005767B4" w:rsidP="0072573A">
            <w:pPr>
              <w:pStyle w:val="ListParagraph"/>
              <w:numPr>
                <w:ilvl w:val="0"/>
                <w:numId w:val="2"/>
              </w:numPr>
              <w:rPr>
                <w:b/>
              </w:rPr>
            </w:pPr>
            <w:r>
              <w:rPr>
                <w:b/>
              </w:rPr>
              <w:t>No definition available.</w:t>
            </w:r>
          </w:p>
          <w:p w14:paraId="0B80B3C2" w14:textId="77777777" w:rsidR="005767B4" w:rsidRPr="00552760" w:rsidRDefault="005767B4" w:rsidP="0072573A">
            <w:pPr>
              <w:pStyle w:val="ListParagraph"/>
              <w:rPr>
                <w:b/>
              </w:rPr>
            </w:pPr>
          </w:p>
        </w:tc>
      </w:tr>
      <w:tr w:rsidR="005767B4" w14:paraId="2ED87826" w14:textId="77777777" w:rsidTr="0072573A">
        <w:tc>
          <w:tcPr>
            <w:tcW w:w="9242" w:type="dxa"/>
            <w:gridSpan w:val="2"/>
          </w:tcPr>
          <w:p w14:paraId="445CAEFF" w14:textId="77777777" w:rsidR="005767B4" w:rsidRDefault="005767B4" w:rsidP="0072573A">
            <w:pPr>
              <w:rPr>
                <w:b/>
              </w:rPr>
            </w:pPr>
            <w:r w:rsidRPr="00552760">
              <w:rPr>
                <w:b/>
              </w:rPr>
              <w:t>New definition:</w:t>
            </w:r>
            <w:r>
              <w:rPr>
                <w:b/>
              </w:rPr>
              <w:t xml:space="preserve">  </w:t>
            </w:r>
          </w:p>
          <w:p w14:paraId="32B2408F" w14:textId="77777777" w:rsidR="005767B4" w:rsidRDefault="00B54ADD" w:rsidP="0072573A">
            <w:pPr>
              <w:pStyle w:val="ListParagraph"/>
              <w:numPr>
                <w:ilvl w:val="0"/>
                <w:numId w:val="2"/>
              </w:numPr>
            </w:pPr>
            <w:r>
              <w:t xml:space="preserve">Falciparum </w:t>
            </w:r>
            <w:r w:rsidR="00106DE9">
              <w:t>p</w:t>
            </w:r>
            <w:r w:rsidR="005767B4">
              <w:t>arasitaemia, found on day 4 to day 7 inclusive</w:t>
            </w:r>
            <w:r>
              <w:t xml:space="preserve"> (count &gt; 0 or presence set to true).</w:t>
            </w:r>
            <w:del w:id="9" w:author="Andrew Payne" w:date="2012-11-15T12:47:00Z">
              <w:r w:rsidR="005767B4" w:rsidDel="00B54ADD">
                <w:br/>
              </w:r>
            </w:del>
          </w:p>
          <w:p w14:paraId="7B637235" w14:textId="77777777" w:rsidR="005767B4" w:rsidRDefault="005767B4" w:rsidP="0072573A">
            <w:pPr>
              <w:pStyle w:val="ListParagraph"/>
              <w:numPr>
                <w:ilvl w:val="0"/>
                <w:numId w:val="2"/>
              </w:numPr>
            </w:pPr>
            <w:r w:rsidRPr="004A4C4F">
              <w:t>Exclude those patients with a PCR indicating a reinfection.</w:t>
            </w:r>
            <w:r>
              <w:br/>
            </w:r>
          </w:p>
          <w:p w14:paraId="3121474D" w14:textId="77777777" w:rsidR="005767B4" w:rsidRPr="00525148" w:rsidRDefault="005767B4" w:rsidP="0072573A">
            <w:pPr>
              <w:pStyle w:val="ListParagraph"/>
              <w:numPr>
                <w:ilvl w:val="0"/>
                <w:numId w:val="2"/>
              </w:numPr>
              <w:rPr>
                <w:highlight w:val="yellow"/>
              </w:rPr>
            </w:pPr>
            <w:commentRangeStart w:id="10"/>
            <w:del w:id="11" w:author="cmoreira" w:date="2013-10-15T15:48:00Z">
              <w:r w:rsidRPr="0037280D" w:rsidDel="00525148">
                <w:rPr>
                  <w:highlight w:val="yellow"/>
                </w:rPr>
                <w:delText>Exclude patients with an early treatment failure.</w:delText>
              </w:r>
            </w:del>
            <w:commentRangeEnd w:id="10"/>
            <w:r w:rsidR="00525148" w:rsidRPr="0037280D">
              <w:rPr>
                <w:rStyle w:val="CommentReference"/>
                <w:highlight w:val="yellow"/>
              </w:rPr>
              <w:commentReference w:id="10"/>
            </w:r>
            <w:r w:rsidRPr="00525148">
              <w:rPr>
                <w:highlight w:val="yellow"/>
              </w:rPr>
              <w:br/>
            </w:r>
          </w:p>
          <w:p w14:paraId="64B92BF6" w14:textId="77777777" w:rsidR="005767B4" w:rsidRPr="004A4C4F" w:rsidRDefault="005767B4" w:rsidP="00B03401">
            <w:pPr>
              <w:pStyle w:val="ListParagraph"/>
              <w:numPr>
                <w:ilvl w:val="0"/>
                <w:numId w:val="2"/>
              </w:numPr>
            </w:pPr>
            <w:r w:rsidRPr="004A4C4F">
              <w:t>Where more than one parasitaemia measurement is made per day, measurements that give an early late treatment failure wi</w:t>
            </w:r>
            <w:r>
              <w:t>l</w:t>
            </w:r>
            <w:r w:rsidRPr="004A4C4F">
              <w:t>l be prioritised over those that do not.</w:t>
            </w:r>
            <w:r>
              <w:br/>
            </w:r>
          </w:p>
        </w:tc>
      </w:tr>
      <w:tr w:rsidR="005767B4" w14:paraId="23793E7E" w14:textId="77777777" w:rsidTr="0072573A">
        <w:tc>
          <w:tcPr>
            <w:tcW w:w="1809" w:type="dxa"/>
          </w:tcPr>
          <w:p w14:paraId="41862657" w14:textId="77777777" w:rsidR="005767B4" w:rsidRPr="00552760" w:rsidRDefault="005767B4" w:rsidP="0072573A">
            <w:pPr>
              <w:rPr>
                <w:b/>
              </w:rPr>
            </w:pPr>
            <w:r w:rsidRPr="00552760">
              <w:rPr>
                <w:b/>
              </w:rPr>
              <w:t>Date: 2012-11-08</w:t>
            </w:r>
          </w:p>
        </w:tc>
        <w:tc>
          <w:tcPr>
            <w:tcW w:w="7433" w:type="dxa"/>
          </w:tcPr>
          <w:p w14:paraId="5279BDF5" w14:textId="77777777" w:rsidR="005767B4" w:rsidRDefault="005767B4" w:rsidP="0072573A">
            <w:r>
              <w:t>Mapper 2 is currently looking for a late Treatment failure between day four and seven. N.B. Late treatment failure is now defined at day seven or later.</w:t>
            </w:r>
          </w:p>
        </w:tc>
      </w:tr>
      <w:tr w:rsidR="007C6190" w14:paraId="563F8977" w14:textId="77777777" w:rsidTr="0072573A">
        <w:tc>
          <w:tcPr>
            <w:tcW w:w="1809" w:type="dxa"/>
          </w:tcPr>
          <w:p w14:paraId="7D5F1D1E" w14:textId="77777777" w:rsidR="007C6190" w:rsidRPr="00552760" w:rsidRDefault="007C6190" w:rsidP="0072573A">
            <w:pPr>
              <w:rPr>
                <w:b/>
              </w:rPr>
            </w:pPr>
            <w:r>
              <w:rPr>
                <w:b/>
              </w:rPr>
              <w:t>Date: 2012-11-15</w:t>
            </w:r>
          </w:p>
        </w:tc>
        <w:tc>
          <w:tcPr>
            <w:tcW w:w="7433" w:type="dxa"/>
          </w:tcPr>
          <w:p w14:paraId="44ED14B0" w14:textId="77777777" w:rsidR="007C6190" w:rsidRDefault="007C6190" w:rsidP="0072573A">
            <w:r>
              <w:t>Code checked OK but makes use of other flags which have been modified.</w:t>
            </w:r>
          </w:p>
        </w:tc>
      </w:tr>
      <w:tr w:rsidR="00A81F88" w14:paraId="2134081F" w14:textId="77777777" w:rsidTr="0072573A">
        <w:tc>
          <w:tcPr>
            <w:tcW w:w="1809" w:type="dxa"/>
          </w:tcPr>
          <w:p w14:paraId="5E8978CA" w14:textId="77777777" w:rsidR="00A81F88" w:rsidRDefault="00A81F88" w:rsidP="00A81F88">
            <w:pPr>
              <w:rPr>
                <w:b/>
              </w:rPr>
            </w:pPr>
            <w:r>
              <w:rPr>
                <w:b/>
              </w:rPr>
              <w:t>Date:2102-11-21</w:t>
            </w:r>
          </w:p>
        </w:tc>
        <w:tc>
          <w:tcPr>
            <w:tcW w:w="7433" w:type="dxa"/>
          </w:tcPr>
          <w:p w14:paraId="5AEBC010" w14:textId="77777777" w:rsidR="00A81F88" w:rsidRDefault="00A81F88" w:rsidP="00A81F88">
            <w:r>
              <w:t xml:space="preserve">Tested WWarnsetUtils EarlyLateTreatmentFailure </w:t>
            </w:r>
          </w:p>
        </w:tc>
      </w:tr>
    </w:tbl>
    <w:p w14:paraId="64284CB9" w14:textId="77777777" w:rsidR="004A4C4F" w:rsidRDefault="004A4C4F"/>
    <w:p w14:paraId="79144FA3" w14:textId="77777777" w:rsidR="004A4C4F" w:rsidRDefault="004A4C4F">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5"/>
        <w:gridCol w:w="7231"/>
      </w:tblGrid>
      <w:tr w:rsidR="005767B4" w14:paraId="050347D0" w14:textId="77777777" w:rsidTr="0072573A">
        <w:tc>
          <w:tcPr>
            <w:tcW w:w="9242" w:type="dxa"/>
            <w:gridSpan w:val="2"/>
          </w:tcPr>
          <w:p w14:paraId="1B4018C7" w14:textId="77777777" w:rsidR="005767B4" w:rsidRPr="00AA7D5E" w:rsidRDefault="005767B4" w:rsidP="0072573A">
            <w:pPr>
              <w:rPr>
                <w:b/>
              </w:rPr>
            </w:pPr>
            <w:commentRangeStart w:id="12"/>
            <w:r w:rsidRPr="00AA7D5E">
              <w:rPr>
                <w:b/>
              </w:rPr>
              <w:lastRenderedPageBreak/>
              <w:t>Flg</w:t>
            </w:r>
            <w:r>
              <w:rPr>
                <w:b/>
              </w:rPr>
              <w:t xml:space="preserve">EF10  – </w:t>
            </w:r>
            <w:r>
              <w:t xml:space="preserve">  </w:t>
            </w:r>
            <w:r>
              <w:rPr>
                <w:b/>
              </w:rPr>
              <w:t>Day of Vivax LT</w:t>
            </w:r>
            <w:r w:rsidRPr="004A4C4F">
              <w:rPr>
                <w:b/>
              </w:rPr>
              <w:t>F (</w:t>
            </w:r>
            <w:r>
              <w:rPr>
                <w:b/>
              </w:rPr>
              <w:t xml:space="preserve">Vivax </w:t>
            </w:r>
            <w:r w:rsidRPr="004A4C4F">
              <w:rPr>
                <w:b/>
              </w:rPr>
              <w:t xml:space="preserve">late </w:t>
            </w:r>
            <w:r>
              <w:rPr>
                <w:b/>
              </w:rPr>
              <w:t xml:space="preserve">treatment </w:t>
            </w:r>
            <w:r w:rsidRPr="004A4C4F">
              <w:rPr>
                <w:b/>
              </w:rPr>
              <w:t>failure)</w:t>
            </w:r>
            <w:commentRangeEnd w:id="12"/>
            <w:r w:rsidR="00525148">
              <w:rPr>
                <w:rStyle w:val="CommentReference"/>
              </w:rPr>
              <w:commentReference w:id="12"/>
            </w:r>
          </w:p>
        </w:tc>
      </w:tr>
      <w:tr w:rsidR="005767B4" w14:paraId="1124BAFA" w14:textId="77777777" w:rsidTr="0072573A">
        <w:tc>
          <w:tcPr>
            <w:tcW w:w="9242" w:type="dxa"/>
            <w:gridSpan w:val="2"/>
          </w:tcPr>
          <w:p w14:paraId="69E6AEE8" w14:textId="77777777" w:rsidR="005767B4" w:rsidRDefault="005767B4" w:rsidP="0072573A">
            <w:r w:rsidRPr="00552760">
              <w:rPr>
                <w:b/>
              </w:rPr>
              <w:t>Old definition:</w:t>
            </w:r>
            <w:r>
              <w:rPr>
                <w:b/>
              </w:rPr>
              <w:t xml:space="preserve">  </w:t>
            </w:r>
            <w:r>
              <w:t>Late treatment failure:</w:t>
            </w:r>
          </w:p>
          <w:p w14:paraId="51D0EAE6" w14:textId="77777777" w:rsidR="005767B4" w:rsidRDefault="005767B4" w:rsidP="0072573A"/>
          <w:p w14:paraId="56D0539E" w14:textId="77777777" w:rsidR="005767B4" w:rsidRPr="005767B4" w:rsidRDefault="005767B4" w:rsidP="0072573A">
            <w:pPr>
              <w:pStyle w:val="ListParagraph"/>
              <w:numPr>
                <w:ilvl w:val="0"/>
                <w:numId w:val="4"/>
              </w:numPr>
            </w:pPr>
            <w:r>
              <w:t>As for late treatment failure above except only Vivax parasites are  considered</w:t>
            </w:r>
            <w:r>
              <w:br/>
            </w:r>
          </w:p>
        </w:tc>
      </w:tr>
      <w:tr w:rsidR="005767B4" w14:paraId="7CF88D42" w14:textId="77777777" w:rsidTr="0072573A">
        <w:tc>
          <w:tcPr>
            <w:tcW w:w="9242" w:type="dxa"/>
            <w:gridSpan w:val="2"/>
          </w:tcPr>
          <w:p w14:paraId="4925D5D9" w14:textId="77777777" w:rsidR="005767B4" w:rsidRDefault="005767B4" w:rsidP="0072573A">
            <w:pPr>
              <w:rPr>
                <w:b/>
              </w:rPr>
            </w:pPr>
            <w:r w:rsidRPr="00552760">
              <w:rPr>
                <w:b/>
              </w:rPr>
              <w:t>New definition:</w:t>
            </w:r>
            <w:r>
              <w:rPr>
                <w:b/>
              </w:rPr>
              <w:t xml:space="preserve">  </w:t>
            </w:r>
          </w:p>
          <w:p w14:paraId="4B89B52E" w14:textId="77777777" w:rsidR="005767B4" w:rsidRPr="004A4C4F" w:rsidRDefault="005767B4" w:rsidP="0072573A">
            <w:pPr>
              <w:pStyle w:val="ListParagraph"/>
              <w:numPr>
                <w:ilvl w:val="0"/>
                <w:numId w:val="2"/>
              </w:numPr>
            </w:pPr>
            <w:r>
              <w:t>As for late treatment failure above except only Vivax parasites are considered.</w:t>
            </w:r>
            <w:r>
              <w:br/>
            </w:r>
          </w:p>
        </w:tc>
      </w:tr>
      <w:tr w:rsidR="005767B4" w14:paraId="03751656" w14:textId="77777777" w:rsidTr="0072573A">
        <w:tc>
          <w:tcPr>
            <w:tcW w:w="1809" w:type="dxa"/>
          </w:tcPr>
          <w:p w14:paraId="66501E3A" w14:textId="77777777" w:rsidR="005767B4" w:rsidRPr="00552760" w:rsidRDefault="005767B4" w:rsidP="0072573A">
            <w:pPr>
              <w:rPr>
                <w:b/>
              </w:rPr>
            </w:pPr>
            <w:r w:rsidRPr="00552760">
              <w:rPr>
                <w:b/>
              </w:rPr>
              <w:t>Date: 2012-11-08</w:t>
            </w:r>
          </w:p>
        </w:tc>
        <w:tc>
          <w:tcPr>
            <w:tcW w:w="7433" w:type="dxa"/>
          </w:tcPr>
          <w:p w14:paraId="2AA47DA6" w14:textId="77777777" w:rsidR="005767B4" w:rsidRDefault="005767B4" w:rsidP="0072573A">
            <w:r>
              <w:t>Finding variances for study EUUFC</w:t>
            </w:r>
          </w:p>
        </w:tc>
      </w:tr>
      <w:tr w:rsidR="00A81F88" w14:paraId="6A7140A6" w14:textId="77777777" w:rsidTr="0072573A">
        <w:tc>
          <w:tcPr>
            <w:tcW w:w="1809" w:type="dxa"/>
          </w:tcPr>
          <w:p w14:paraId="3DE68A3A" w14:textId="77777777" w:rsidR="00A81F88" w:rsidRPr="00552760" w:rsidRDefault="00A81F88" w:rsidP="00A81F88">
            <w:pPr>
              <w:rPr>
                <w:b/>
              </w:rPr>
            </w:pPr>
            <w:r>
              <w:rPr>
                <w:b/>
              </w:rPr>
              <w:t>Date: 2012-11-21</w:t>
            </w:r>
          </w:p>
        </w:tc>
        <w:tc>
          <w:tcPr>
            <w:tcW w:w="7433" w:type="dxa"/>
          </w:tcPr>
          <w:p w14:paraId="5051BA9F" w14:textId="77777777" w:rsidR="00A81F88" w:rsidRDefault="00A81F88" w:rsidP="00A81F88">
            <w:r>
              <w:t xml:space="preserve">Tested WWarnsetUtils LateVivaxTreatmentFailure </w:t>
            </w:r>
          </w:p>
        </w:tc>
      </w:tr>
      <w:tr w:rsidR="002A1074" w14:paraId="362E2C73" w14:textId="77777777" w:rsidTr="0072573A">
        <w:tc>
          <w:tcPr>
            <w:tcW w:w="1809" w:type="dxa"/>
          </w:tcPr>
          <w:p w14:paraId="15CA06CF" w14:textId="77777777" w:rsidR="002A1074" w:rsidRDefault="002A1074" w:rsidP="002A1074">
            <w:pPr>
              <w:rPr>
                <w:b/>
              </w:rPr>
            </w:pPr>
            <w:r>
              <w:rPr>
                <w:b/>
              </w:rPr>
              <w:t>Date:2012-11-26</w:t>
            </w:r>
          </w:p>
        </w:tc>
        <w:tc>
          <w:tcPr>
            <w:tcW w:w="7433" w:type="dxa"/>
          </w:tcPr>
          <w:p w14:paraId="0273F943" w14:textId="77777777" w:rsidR="002A1074" w:rsidRDefault="002A1074" w:rsidP="002A1074">
            <w:r>
              <w:t>Removed other outcome checks</w:t>
            </w:r>
          </w:p>
        </w:tc>
      </w:tr>
    </w:tbl>
    <w:p w14:paraId="246BF898" w14:textId="77777777" w:rsidR="004A4C4F" w:rsidRDefault="004A4C4F"/>
    <w:p w14:paraId="5D2CAE44" w14:textId="77777777" w:rsidR="005767B4" w:rsidRDefault="005767B4">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4"/>
        <w:gridCol w:w="7232"/>
      </w:tblGrid>
      <w:tr w:rsidR="005767B4" w14:paraId="58275C65" w14:textId="77777777" w:rsidTr="0072573A">
        <w:tc>
          <w:tcPr>
            <w:tcW w:w="9242" w:type="dxa"/>
            <w:gridSpan w:val="2"/>
          </w:tcPr>
          <w:p w14:paraId="162658BF" w14:textId="77777777" w:rsidR="005767B4" w:rsidRPr="00AA7D5E" w:rsidRDefault="00493573" w:rsidP="004E53C7">
            <w:pPr>
              <w:rPr>
                <w:b/>
              </w:rPr>
            </w:pPr>
            <w:commentRangeStart w:id="13"/>
            <w:r w:rsidRPr="00493573">
              <w:rPr>
                <w:b/>
                <w:highlight w:val="yellow"/>
              </w:rPr>
              <w:lastRenderedPageBreak/>
              <w:t xml:space="preserve">FlgEF11  – </w:t>
            </w:r>
            <w:r w:rsidRPr="00493573">
              <w:rPr>
                <w:highlight w:val="yellow"/>
              </w:rPr>
              <w:t xml:space="preserve">  </w:t>
            </w:r>
            <w:r w:rsidRPr="00493573">
              <w:rPr>
                <w:b/>
                <w:highlight w:val="yellow"/>
              </w:rPr>
              <w:t>Day of Vivax ETF (Vivax early treatment failure)</w:t>
            </w:r>
            <w:commentRangeEnd w:id="13"/>
            <w:r w:rsidR="00525148">
              <w:rPr>
                <w:rStyle w:val="CommentReference"/>
              </w:rPr>
              <w:commentReference w:id="13"/>
            </w:r>
          </w:p>
        </w:tc>
      </w:tr>
      <w:tr w:rsidR="005767B4" w14:paraId="78AF1456" w14:textId="77777777" w:rsidTr="0072573A">
        <w:tc>
          <w:tcPr>
            <w:tcW w:w="9242" w:type="dxa"/>
            <w:gridSpan w:val="2"/>
          </w:tcPr>
          <w:p w14:paraId="791073B1" w14:textId="77777777" w:rsidR="005767B4" w:rsidRDefault="005767B4" w:rsidP="0072573A">
            <w:r w:rsidRPr="00552760">
              <w:rPr>
                <w:b/>
              </w:rPr>
              <w:t>Old definition:</w:t>
            </w:r>
            <w:r>
              <w:rPr>
                <w:b/>
              </w:rPr>
              <w:t xml:space="preserve">  </w:t>
            </w:r>
            <w:r w:rsidR="00236300" w:rsidRPr="00236300">
              <w:t xml:space="preserve">Vivax early </w:t>
            </w:r>
            <w:r w:rsidRPr="00236300">
              <w:t>treatment failure:</w:t>
            </w:r>
          </w:p>
          <w:p w14:paraId="073347D0" w14:textId="77777777" w:rsidR="005767B4" w:rsidRDefault="005767B4" w:rsidP="0072573A"/>
          <w:p w14:paraId="5556A970" w14:textId="77777777" w:rsidR="005767B4" w:rsidRPr="005767B4" w:rsidRDefault="005767B4" w:rsidP="00CF1349">
            <w:pPr>
              <w:pStyle w:val="ListParagraph"/>
              <w:numPr>
                <w:ilvl w:val="0"/>
                <w:numId w:val="4"/>
              </w:numPr>
            </w:pPr>
            <w:r>
              <w:t xml:space="preserve">As for </w:t>
            </w:r>
            <w:r w:rsidR="00CF1349">
              <w:t xml:space="preserve">late </w:t>
            </w:r>
            <w:r w:rsidR="00236300">
              <w:t>treatment failure described above except only Vivax parasitaemia are considered.</w:t>
            </w:r>
            <w:r>
              <w:br/>
            </w:r>
          </w:p>
        </w:tc>
      </w:tr>
      <w:tr w:rsidR="005767B4" w14:paraId="2BBB4BDB" w14:textId="77777777" w:rsidTr="0072573A">
        <w:tc>
          <w:tcPr>
            <w:tcW w:w="9242" w:type="dxa"/>
            <w:gridSpan w:val="2"/>
          </w:tcPr>
          <w:p w14:paraId="6FAC2199" w14:textId="77777777" w:rsidR="005767B4" w:rsidRDefault="005767B4" w:rsidP="0072573A">
            <w:pPr>
              <w:rPr>
                <w:b/>
              </w:rPr>
            </w:pPr>
            <w:commentRangeStart w:id="14"/>
            <w:r w:rsidRPr="00552760">
              <w:rPr>
                <w:b/>
              </w:rPr>
              <w:t>New definition:</w:t>
            </w:r>
            <w:r>
              <w:rPr>
                <w:b/>
              </w:rPr>
              <w:t xml:space="preserve">  </w:t>
            </w:r>
          </w:p>
          <w:p w14:paraId="3991DC40" w14:textId="77777777" w:rsidR="005767B4" w:rsidRPr="004A4C4F" w:rsidRDefault="00236300" w:rsidP="00CF1349">
            <w:pPr>
              <w:pStyle w:val="ListParagraph"/>
              <w:numPr>
                <w:ilvl w:val="0"/>
                <w:numId w:val="2"/>
              </w:numPr>
            </w:pPr>
            <w:r>
              <w:t xml:space="preserve">As for </w:t>
            </w:r>
            <w:r w:rsidR="00CF1349">
              <w:t xml:space="preserve">late </w:t>
            </w:r>
            <w:r>
              <w:t>treatment failure described above except only Vivax parasitaemia are considered.</w:t>
            </w:r>
            <w:r w:rsidR="005767B4">
              <w:t>.</w:t>
            </w:r>
            <w:r w:rsidR="005767B4">
              <w:br/>
            </w:r>
            <w:commentRangeEnd w:id="14"/>
            <w:r w:rsidR="00796377">
              <w:rPr>
                <w:rStyle w:val="CommentReference"/>
              </w:rPr>
              <w:commentReference w:id="14"/>
            </w:r>
          </w:p>
        </w:tc>
      </w:tr>
      <w:tr w:rsidR="005767B4" w14:paraId="68F4F669" w14:textId="77777777" w:rsidTr="0072573A">
        <w:tc>
          <w:tcPr>
            <w:tcW w:w="1809" w:type="dxa"/>
          </w:tcPr>
          <w:p w14:paraId="4B59EAC6" w14:textId="77777777" w:rsidR="005767B4" w:rsidRPr="00552760" w:rsidRDefault="005767B4" w:rsidP="0072573A">
            <w:pPr>
              <w:rPr>
                <w:b/>
              </w:rPr>
            </w:pPr>
            <w:r w:rsidRPr="00552760">
              <w:rPr>
                <w:b/>
              </w:rPr>
              <w:t>Date: 2012-11-08</w:t>
            </w:r>
          </w:p>
        </w:tc>
        <w:tc>
          <w:tcPr>
            <w:tcW w:w="7433" w:type="dxa"/>
          </w:tcPr>
          <w:p w14:paraId="53907C14" w14:textId="77777777" w:rsidR="005767B4" w:rsidRDefault="00236300" w:rsidP="00236300">
            <w:r>
              <w:t>No variances currently found. But Vivax flags currently need investigation in the code base.</w:t>
            </w:r>
          </w:p>
        </w:tc>
      </w:tr>
      <w:tr w:rsidR="00CF1349" w14:paraId="49102BF7" w14:textId="77777777" w:rsidTr="0072573A">
        <w:tc>
          <w:tcPr>
            <w:tcW w:w="1809" w:type="dxa"/>
          </w:tcPr>
          <w:p w14:paraId="189E109C" w14:textId="77777777" w:rsidR="00CF1349" w:rsidRPr="00552760" w:rsidRDefault="00CF1349" w:rsidP="00CF1349">
            <w:pPr>
              <w:rPr>
                <w:b/>
              </w:rPr>
            </w:pPr>
            <w:r>
              <w:rPr>
                <w:b/>
              </w:rPr>
              <w:t>Date:2102-11-21</w:t>
            </w:r>
          </w:p>
        </w:tc>
        <w:tc>
          <w:tcPr>
            <w:tcW w:w="7433" w:type="dxa"/>
          </w:tcPr>
          <w:p w14:paraId="02EFEAD2" w14:textId="77777777" w:rsidR="00CF1349" w:rsidRDefault="00CF1349" w:rsidP="004E53C7">
            <w:r>
              <w:t xml:space="preserve">Tested WWarnsetUtils </w:t>
            </w:r>
            <w:r w:rsidR="004E53C7">
              <w:t>EarlyVivax</w:t>
            </w:r>
            <w:r>
              <w:t>TreatmentFailure</w:t>
            </w:r>
          </w:p>
        </w:tc>
      </w:tr>
    </w:tbl>
    <w:p w14:paraId="0C738CFC" w14:textId="77777777" w:rsidR="00236300" w:rsidRDefault="00236300"/>
    <w:p w14:paraId="47F45964" w14:textId="77777777" w:rsidR="00236300" w:rsidRDefault="00236300">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36300" w14:paraId="62D0534A" w14:textId="77777777" w:rsidTr="0072573A">
        <w:tc>
          <w:tcPr>
            <w:tcW w:w="9242" w:type="dxa"/>
            <w:gridSpan w:val="2"/>
          </w:tcPr>
          <w:p w14:paraId="041633DD" w14:textId="77777777" w:rsidR="00236300" w:rsidRPr="00AA7D5E" w:rsidRDefault="00236300" w:rsidP="00236300">
            <w:pPr>
              <w:rPr>
                <w:b/>
              </w:rPr>
            </w:pPr>
            <w:r w:rsidRPr="00AA7D5E">
              <w:rPr>
                <w:b/>
              </w:rPr>
              <w:lastRenderedPageBreak/>
              <w:t>Flg</w:t>
            </w:r>
            <w:r>
              <w:rPr>
                <w:b/>
              </w:rPr>
              <w:t xml:space="preserve">PCR1  – </w:t>
            </w:r>
            <w:r>
              <w:t xml:space="preserve">  </w:t>
            </w:r>
            <w:r>
              <w:rPr>
                <w:b/>
              </w:rPr>
              <w:t>Recrudescence</w:t>
            </w:r>
          </w:p>
        </w:tc>
      </w:tr>
      <w:tr w:rsidR="00236300" w14:paraId="7E25D0F5" w14:textId="77777777" w:rsidTr="0072573A">
        <w:tc>
          <w:tcPr>
            <w:tcW w:w="9242" w:type="dxa"/>
            <w:gridSpan w:val="2"/>
          </w:tcPr>
          <w:p w14:paraId="6D182BF3" w14:textId="77777777" w:rsidR="00236300" w:rsidRDefault="00236300" w:rsidP="00236300">
            <w:r w:rsidRPr="00552760">
              <w:rPr>
                <w:b/>
              </w:rPr>
              <w:t>Old definition:</w:t>
            </w:r>
            <w:r>
              <w:rPr>
                <w:b/>
              </w:rPr>
              <w:t xml:space="preserve">  </w:t>
            </w:r>
          </w:p>
          <w:p w14:paraId="535B02F6" w14:textId="77777777" w:rsidR="00236300" w:rsidRDefault="00236300" w:rsidP="00236300"/>
          <w:p w14:paraId="658D709B" w14:textId="77777777" w:rsidR="00236300" w:rsidRPr="005767B4" w:rsidRDefault="00087D93" w:rsidP="00087D93">
            <w:pPr>
              <w:pStyle w:val="ListParagraph"/>
              <w:numPr>
                <w:ilvl w:val="0"/>
                <w:numId w:val="4"/>
              </w:numPr>
            </w:pPr>
            <w:r>
              <w:t>Contains the first day in which there is a</w:t>
            </w:r>
            <w:r w:rsidR="00236300">
              <w:t xml:space="preserve"> PCR result showing recrudescence</w:t>
            </w:r>
            <w:r w:rsidR="00236300">
              <w:br/>
            </w:r>
          </w:p>
        </w:tc>
      </w:tr>
      <w:tr w:rsidR="00236300" w14:paraId="1D8FBA09" w14:textId="77777777" w:rsidTr="0072573A">
        <w:tc>
          <w:tcPr>
            <w:tcW w:w="9242" w:type="dxa"/>
            <w:gridSpan w:val="2"/>
          </w:tcPr>
          <w:p w14:paraId="0BCE415E" w14:textId="77777777" w:rsidR="00236300" w:rsidRDefault="00236300" w:rsidP="0072573A">
            <w:pPr>
              <w:rPr>
                <w:b/>
              </w:rPr>
            </w:pPr>
            <w:r w:rsidRPr="00552760">
              <w:rPr>
                <w:b/>
              </w:rPr>
              <w:t>New definition:</w:t>
            </w:r>
            <w:r>
              <w:rPr>
                <w:b/>
              </w:rPr>
              <w:t xml:space="preserve">  </w:t>
            </w:r>
          </w:p>
          <w:p w14:paraId="02AE5818" w14:textId="77777777" w:rsidR="00236300" w:rsidRDefault="00236300" w:rsidP="0072573A">
            <w:pPr>
              <w:rPr>
                <w:b/>
              </w:rPr>
            </w:pPr>
          </w:p>
          <w:p w14:paraId="757632E2" w14:textId="77777777" w:rsidR="00236300" w:rsidRDefault="002F5227" w:rsidP="0072573A">
            <w:pPr>
              <w:pStyle w:val="ListParagraph"/>
              <w:numPr>
                <w:ilvl w:val="0"/>
                <w:numId w:val="2"/>
              </w:numPr>
            </w:pPr>
            <w:r>
              <w:t xml:space="preserve">Contains a one if the </w:t>
            </w:r>
            <w:r w:rsidR="00236300">
              <w:t xml:space="preserve">PCR result </w:t>
            </w:r>
            <w:r>
              <w:t xml:space="preserve">shows a </w:t>
            </w:r>
            <w:r w:rsidR="00236300">
              <w:t>recrudescence</w:t>
            </w:r>
            <w:r w:rsidR="00A322D4">
              <w:br/>
            </w:r>
          </w:p>
          <w:p w14:paraId="528B01B6" w14:textId="77777777" w:rsidR="00236300" w:rsidRDefault="00236300" w:rsidP="0072573A">
            <w:pPr>
              <w:pStyle w:val="ListParagraph"/>
              <w:numPr>
                <w:ilvl w:val="0"/>
                <w:numId w:val="2"/>
              </w:numPr>
            </w:pPr>
            <w:r>
              <w:t>Change of parasite species is ignored – only the PCR result is considered in the derivation of this flag.</w:t>
            </w:r>
            <w:r w:rsidR="00A322D4">
              <w:br/>
            </w:r>
          </w:p>
          <w:p w14:paraId="39CD8C64" w14:textId="77777777" w:rsidR="00236300" w:rsidRPr="004A4C4F" w:rsidRDefault="00236300" w:rsidP="008F2232">
            <w:pPr>
              <w:pStyle w:val="ListParagraph"/>
              <w:numPr>
                <w:ilvl w:val="0"/>
                <w:numId w:val="2"/>
              </w:numPr>
            </w:pPr>
            <w:r>
              <w:t xml:space="preserve">Where multiple PCR results occur </w:t>
            </w:r>
            <w:r w:rsidR="002F5227">
              <w:t xml:space="preserve"> </w:t>
            </w:r>
            <w:r w:rsidR="008F2232">
              <w:t xml:space="preserve"> The curators will define a process by which the particular PCR result is chosen</w:t>
            </w:r>
          </w:p>
        </w:tc>
      </w:tr>
      <w:tr w:rsidR="00236300" w14:paraId="64EB33BB" w14:textId="77777777" w:rsidTr="0072573A">
        <w:tc>
          <w:tcPr>
            <w:tcW w:w="1809" w:type="dxa"/>
          </w:tcPr>
          <w:p w14:paraId="2DE0BFB7" w14:textId="77777777" w:rsidR="00236300" w:rsidRPr="00552760" w:rsidRDefault="00236300" w:rsidP="0072573A">
            <w:pPr>
              <w:rPr>
                <w:b/>
              </w:rPr>
            </w:pPr>
            <w:r w:rsidRPr="00552760">
              <w:rPr>
                <w:b/>
              </w:rPr>
              <w:t>Date: 2012-11-08</w:t>
            </w:r>
          </w:p>
        </w:tc>
        <w:tc>
          <w:tcPr>
            <w:tcW w:w="7433" w:type="dxa"/>
          </w:tcPr>
          <w:p w14:paraId="22279E28" w14:textId="77777777" w:rsidR="00236300" w:rsidRDefault="00236300" w:rsidP="0072573A">
            <w:r>
              <w:t>Currently Mapper 2 only permits o</w:t>
            </w:r>
            <w:r w:rsidR="00A322D4">
              <w:t>ne PCR me</w:t>
            </w:r>
            <w:r w:rsidR="00087D93">
              <w:t xml:space="preserve">asurement to be taken.  So day </w:t>
            </w:r>
            <w:r w:rsidR="00A322D4">
              <w:t>of PCR is not actually an issue. However, some data sets do include multiple PCRs and this extra information should not be ignored when available.</w:t>
            </w:r>
          </w:p>
        </w:tc>
      </w:tr>
      <w:tr w:rsidR="0031430C" w14:paraId="1F782EAA" w14:textId="77777777" w:rsidTr="0072573A">
        <w:tc>
          <w:tcPr>
            <w:tcW w:w="1809" w:type="dxa"/>
          </w:tcPr>
          <w:p w14:paraId="2E2C668D" w14:textId="77777777" w:rsidR="0031430C" w:rsidRPr="00552760" w:rsidRDefault="0031430C" w:rsidP="0072573A">
            <w:pPr>
              <w:rPr>
                <w:b/>
              </w:rPr>
            </w:pPr>
            <w:r>
              <w:rPr>
                <w:b/>
              </w:rPr>
              <w:t>Date: 2012-11-15</w:t>
            </w:r>
          </w:p>
        </w:tc>
        <w:tc>
          <w:tcPr>
            <w:tcW w:w="7433" w:type="dxa"/>
          </w:tcPr>
          <w:p w14:paraId="7866EBFD" w14:textId="77777777" w:rsidR="0031430C" w:rsidRDefault="0031430C" w:rsidP="0072573A">
            <w:r>
              <w:t>Code modified but not tested</w:t>
            </w:r>
          </w:p>
        </w:tc>
      </w:tr>
      <w:tr w:rsidR="001C54EE" w14:paraId="7F51B996" w14:textId="77777777" w:rsidTr="0072573A">
        <w:tc>
          <w:tcPr>
            <w:tcW w:w="1809" w:type="dxa"/>
          </w:tcPr>
          <w:p w14:paraId="60A2FCDB" w14:textId="77777777" w:rsidR="001C54EE" w:rsidRDefault="001C54EE" w:rsidP="001C54EE">
            <w:pPr>
              <w:rPr>
                <w:b/>
              </w:rPr>
            </w:pPr>
            <w:r>
              <w:rPr>
                <w:b/>
              </w:rPr>
              <w:t>Date:2102-11-21</w:t>
            </w:r>
          </w:p>
        </w:tc>
        <w:tc>
          <w:tcPr>
            <w:tcW w:w="7433" w:type="dxa"/>
          </w:tcPr>
          <w:p w14:paraId="67CB5A3D" w14:textId="77777777" w:rsidR="001C54EE" w:rsidRDefault="001C54EE" w:rsidP="001C54EE">
            <w:r>
              <w:t>Tested WWarnsetUtils PCR1Test</w:t>
            </w:r>
          </w:p>
        </w:tc>
      </w:tr>
    </w:tbl>
    <w:p w14:paraId="7D49B11D" w14:textId="77777777" w:rsidR="00236300" w:rsidRDefault="00236300"/>
    <w:p w14:paraId="0F1CAEE2" w14:textId="77777777" w:rsidR="00236300" w:rsidRDefault="00236300">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36300" w14:paraId="40438DCD" w14:textId="77777777" w:rsidTr="0072573A">
        <w:tc>
          <w:tcPr>
            <w:tcW w:w="9242" w:type="dxa"/>
            <w:gridSpan w:val="2"/>
          </w:tcPr>
          <w:p w14:paraId="5A6DC5A1" w14:textId="77777777" w:rsidR="00236300" w:rsidRPr="00AA7D5E" w:rsidRDefault="00236300" w:rsidP="00A322D4">
            <w:pPr>
              <w:rPr>
                <w:b/>
              </w:rPr>
            </w:pPr>
            <w:r w:rsidRPr="00AA7D5E">
              <w:rPr>
                <w:b/>
              </w:rPr>
              <w:lastRenderedPageBreak/>
              <w:t>Flg</w:t>
            </w:r>
            <w:r>
              <w:rPr>
                <w:b/>
              </w:rPr>
              <w:t xml:space="preserve">PCR2 – </w:t>
            </w:r>
            <w:r>
              <w:t xml:space="preserve">  </w:t>
            </w:r>
            <w:r w:rsidR="00A322D4">
              <w:rPr>
                <w:b/>
              </w:rPr>
              <w:t>ReInfection</w:t>
            </w:r>
          </w:p>
        </w:tc>
      </w:tr>
      <w:tr w:rsidR="00236300" w14:paraId="13C39D88" w14:textId="77777777" w:rsidTr="0072573A">
        <w:tc>
          <w:tcPr>
            <w:tcW w:w="9242" w:type="dxa"/>
            <w:gridSpan w:val="2"/>
          </w:tcPr>
          <w:p w14:paraId="7AA3C2EB" w14:textId="77777777" w:rsidR="00236300" w:rsidRDefault="00236300" w:rsidP="0072573A">
            <w:r w:rsidRPr="00552760">
              <w:rPr>
                <w:b/>
              </w:rPr>
              <w:t>Old definition:</w:t>
            </w:r>
            <w:r>
              <w:rPr>
                <w:b/>
              </w:rPr>
              <w:t xml:space="preserve">  </w:t>
            </w:r>
            <w:r w:rsidR="00A322D4">
              <w:t>Reinfection</w:t>
            </w:r>
            <w:r w:rsidRPr="00236300">
              <w:t>:</w:t>
            </w:r>
          </w:p>
          <w:p w14:paraId="77799C37" w14:textId="77777777" w:rsidR="00236300" w:rsidRDefault="00236300" w:rsidP="0072573A"/>
          <w:p w14:paraId="0F6AEAEF" w14:textId="77777777" w:rsidR="00236300" w:rsidRPr="005767B4" w:rsidRDefault="00087D93" w:rsidP="00087D93">
            <w:pPr>
              <w:pStyle w:val="ListParagraph"/>
              <w:numPr>
                <w:ilvl w:val="0"/>
                <w:numId w:val="4"/>
              </w:numPr>
            </w:pPr>
            <w:r>
              <w:t xml:space="preserve">Contains the first day in which there is a PCR result showing reinfection </w:t>
            </w:r>
            <w:r w:rsidR="00236300">
              <w:br/>
            </w:r>
          </w:p>
        </w:tc>
      </w:tr>
      <w:tr w:rsidR="00236300" w14:paraId="242B65A6" w14:textId="77777777" w:rsidTr="0072573A">
        <w:tc>
          <w:tcPr>
            <w:tcW w:w="9242" w:type="dxa"/>
            <w:gridSpan w:val="2"/>
          </w:tcPr>
          <w:p w14:paraId="527F218D" w14:textId="77777777" w:rsidR="00236300" w:rsidRDefault="00236300" w:rsidP="0072573A">
            <w:pPr>
              <w:rPr>
                <w:b/>
              </w:rPr>
            </w:pPr>
            <w:r w:rsidRPr="00552760">
              <w:rPr>
                <w:b/>
              </w:rPr>
              <w:t>New definition:</w:t>
            </w:r>
            <w:r>
              <w:rPr>
                <w:b/>
              </w:rPr>
              <w:t xml:space="preserve">  </w:t>
            </w:r>
          </w:p>
          <w:p w14:paraId="7237126F" w14:textId="77777777" w:rsidR="00D0350E" w:rsidRDefault="00D0350E" w:rsidP="00D0350E">
            <w:pPr>
              <w:rPr>
                <w:b/>
              </w:rPr>
            </w:pPr>
          </w:p>
          <w:p w14:paraId="45CB21F6" w14:textId="77777777" w:rsidR="008F2232" w:rsidRDefault="008F2232" w:rsidP="008F2232">
            <w:pPr>
              <w:pStyle w:val="ListParagraph"/>
              <w:numPr>
                <w:ilvl w:val="0"/>
                <w:numId w:val="2"/>
              </w:numPr>
            </w:pPr>
            <w:r>
              <w:t>Contains a one if the PCR result shows a reinfection</w:t>
            </w:r>
            <w:r>
              <w:br/>
            </w:r>
          </w:p>
          <w:p w14:paraId="1CE2BAF4" w14:textId="77777777" w:rsidR="008F2232" w:rsidRDefault="008F2232" w:rsidP="008F2232">
            <w:pPr>
              <w:pStyle w:val="ListParagraph"/>
              <w:numPr>
                <w:ilvl w:val="0"/>
                <w:numId w:val="2"/>
              </w:numPr>
            </w:pPr>
            <w:r>
              <w:t>Change of parasite species is ignored – only the PCR result is considered in the derivation of this flag.</w:t>
            </w:r>
            <w:r>
              <w:br/>
            </w:r>
          </w:p>
          <w:p w14:paraId="412ADB49" w14:textId="77777777" w:rsidR="00236300" w:rsidRPr="004A4C4F" w:rsidRDefault="008F2232" w:rsidP="0072573A">
            <w:pPr>
              <w:pStyle w:val="ListParagraph"/>
              <w:numPr>
                <w:ilvl w:val="0"/>
                <w:numId w:val="2"/>
              </w:numPr>
            </w:pPr>
            <w:r>
              <w:t>Where multiple PCR results occur   The curators will define a process by which the particular PCR result is chosen</w:t>
            </w:r>
            <w:r w:rsidR="00236300">
              <w:br/>
            </w:r>
          </w:p>
        </w:tc>
      </w:tr>
      <w:tr w:rsidR="00236300" w14:paraId="7C8D3BA6" w14:textId="77777777" w:rsidTr="0072573A">
        <w:tc>
          <w:tcPr>
            <w:tcW w:w="1809" w:type="dxa"/>
          </w:tcPr>
          <w:p w14:paraId="2FE75AE3" w14:textId="77777777" w:rsidR="00236300" w:rsidRPr="00552760" w:rsidRDefault="00236300" w:rsidP="0072573A">
            <w:pPr>
              <w:rPr>
                <w:b/>
              </w:rPr>
            </w:pPr>
            <w:r w:rsidRPr="00552760">
              <w:rPr>
                <w:b/>
              </w:rPr>
              <w:t>Date: 2012-11-08</w:t>
            </w:r>
          </w:p>
        </w:tc>
        <w:tc>
          <w:tcPr>
            <w:tcW w:w="7433" w:type="dxa"/>
          </w:tcPr>
          <w:p w14:paraId="5996782D" w14:textId="77777777" w:rsidR="00236300" w:rsidRDefault="00F547B0" w:rsidP="0072573A">
            <w:r>
              <w:t>Currently Mapper 2 only permits one PCR me</w:t>
            </w:r>
            <w:r w:rsidR="00087D93">
              <w:t xml:space="preserve">asurement to be taken.  So day </w:t>
            </w:r>
            <w:r>
              <w:t>of PCR is not actually an issue. However, some data sets do include multiple PCRs and this extra information should not be ignored when available.</w:t>
            </w:r>
          </w:p>
        </w:tc>
      </w:tr>
      <w:tr w:rsidR="0031430C" w14:paraId="02C37B70" w14:textId="77777777" w:rsidTr="0072573A">
        <w:tc>
          <w:tcPr>
            <w:tcW w:w="1809" w:type="dxa"/>
          </w:tcPr>
          <w:p w14:paraId="51363F52" w14:textId="77777777" w:rsidR="0031430C" w:rsidRPr="00552760" w:rsidRDefault="0031430C" w:rsidP="0072573A">
            <w:pPr>
              <w:rPr>
                <w:b/>
              </w:rPr>
            </w:pPr>
            <w:r>
              <w:rPr>
                <w:b/>
              </w:rPr>
              <w:t>Date: 2012-11-15</w:t>
            </w:r>
          </w:p>
        </w:tc>
        <w:tc>
          <w:tcPr>
            <w:tcW w:w="7433" w:type="dxa"/>
          </w:tcPr>
          <w:p w14:paraId="29281BE9" w14:textId="77777777" w:rsidR="0031430C" w:rsidRDefault="0031430C" w:rsidP="0072573A">
            <w:r>
              <w:t>Code modified but not tested</w:t>
            </w:r>
          </w:p>
        </w:tc>
      </w:tr>
      <w:tr w:rsidR="001C54EE" w14:paraId="6BBB82EF" w14:textId="77777777" w:rsidTr="0072573A">
        <w:tc>
          <w:tcPr>
            <w:tcW w:w="1809" w:type="dxa"/>
          </w:tcPr>
          <w:p w14:paraId="2063173C" w14:textId="77777777" w:rsidR="001C54EE" w:rsidRDefault="001C54EE" w:rsidP="001C54EE">
            <w:pPr>
              <w:rPr>
                <w:b/>
              </w:rPr>
            </w:pPr>
            <w:r>
              <w:rPr>
                <w:b/>
              </w:rPr>
              <w:t>Date:2102-11-21</w:t>
            </w:r>
          </w:p>
        </w:tc>
        <w:tc>
          <w:tcPr>
            <w:tcW w:w="7433" w:type="dxa"/>
          </w:tcPr>
          <w:p w14:paraId="147F1E56" w14:textId="77777777" w:rsidR="001C54EE" w:rsidRDefault="001C54EE" w:rsidP="001C54EE">
            <w:r>
              <w:t>Tested WWarnsetUtils PCR2Test</w:t>
            </w:r>
          </w:p>
        </w:tc>
      </w:tr>
      <w:tr w:rsidR="00BC2C77" w14:paraId="67AF4BE4" w14:textId="77777777" w:rsidTr="0072573A">
        <w:tc>
          <w:tcPr>
            <w:tcW w:w="1809" w:type="dxa"/>
          </w:tcPr>
          <w:p w14:paraId="139B05C9" w14:textId="77777777" w:rsidR="00BC2C77" w:rsidRDefault="00BC2C77" w:rsidP="001C54EE">
            <w:pPr>
              <w:rPr>
                <w:b/>
              </w:rPr>
            </w:pPr>
            <w:r>
              <w:rPr>
                <w:b/>
              </w:rPr>
              <w:t>Date: 2013-14-10</w:t>
            </w:r>
          </w:p>
        </w:tc>
        <w:tc>
          <w:tcPr>
            <w:tcW w:w="7433" w:type="dxa"/>
          </w:tcPr>
          <w:p w14:paraId="3D39A658" w14:textId="77777777" w:rsidR="00BC2C77" w:rsidRDefault="00BC2C77" w:rsidP="00BC2C77">
            <w:r>
              <w:t xml:space="preserve">Note: the definition included the change of parasite species being ignored is causing differences to be highlighted in variance sheet. </w:t>
            </w:r>
          </w:p>
        </w:tc>
      </w:tr>
    </w:tbl>
    <w:p w14:paraId="4AFF666F" w14:textId="77777777" w:rsidR="00236300" w:rsidRDefault="00236300"/>
    <w:p w14:paraId="43098CC9" w14:textId="77777777" w:rsidR="00236300" w:rsidRDefault="00236300">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36300" w14:paraId="7E498405" w14:textId="77777777" w:rsidTr="0072573A">
        <w:tc>
          <w:tcPr>
            <w:tcW w:w="9242" w:type="dxa"/>
            <w:gridSpan w:val="2"/>
          </w:tcPr>
          <w:p w14:paraId="606ADA67" w14:textId="77777777" w:rsidR="00236300" w:rsidRPr="00AA7D5E" w:rsidRDefault="00236300" w:rsidP="00DE05BF">
            <w:pPr>
              <w:rPr>
                <w:b/>
              </w:rPr>
            </w:pPr>
            <w:r w:rsidRPr="00AA7D5E">
              <w:rPr>
                <w:b/>
              </w:rPr>
              <w:lastRenderedPageBreak/>
              <w:t>Flg</w:t>
            </w:r>
            <w:r>
              <w:rPr>
                <w:b/>
              </w:rPr>
              <w:t>PCR3</w:t>
            </w:r>
            <w:r w:rsidR="00087D93">
              <w:rPr>
                <w:b/>
              </w:rPr>
              <w:t xml:space="preserve"> </w:t>
            </w:r>
            <w:r>
              <w:rPr>
                <w:b/>
              </w:rPr>
              <w:t xml:space="preserve"> – </w:t>
            </w:r>
            <w:r>
              <w:t xml:space="preserve"> </w:t>
            </w:r>
            <w:r w:rsidR="00DE05BF" w:rsidRPr="00DE05BF">
              <w:rPr>
                <w:b/>
              </w:rPr>
              <w:t>Indeterminate</w:t>
            </w:r>
            <w:r w:rsidR="00087D93" w:rsidRPr="00DE05BF">
              <w:rPr>
                <w:b/>
              </w:rPr>
              <w:t xml:space="preserve"> PCR</w:t>
            </w:r>
          </w:p>
        </w:tc>
      </w:tr>
      <w:tr w:rsidR="00236300" w14:paraId="79F255A4" w14:textId="77777777" w:rsidTr="0072573A">
        <w:tc>
          <w:tcPr>
            <w:tcW w:w="9242" w:type="dxa"/>
            <w:gridSpan w:val="2"/>
          </w:tcPr>
          <w:p w14:paraId="655AB584" w14:textId="77777777" w:rsidR="00236300" w:rsidRDefault="00236300" w:rsidP="0072573A">
            <w:r w:rsidRPr="00552760">
              <w:rPr>
                <w:b/>
              </w:rPr>
              <w:t>Old definition:</w:t>
            </w:r>
            <w:r>
              <w:rPr>
                <w:b/>
              </w:rPr>
              <w:t xml:space="preserve">  </w:t>
            </w:r>
            <w:r w:rsidR="00087D93">
              <w:rPr>
                <w:b/>
              </w:rPr>
              <w:t xml:space="preserve"> </w:t>
            </w:r>
            <w:r w:rsidR="00DE05BF" w:rsidRPr="00DE05BF">
              <w:rPr>
                <w:b/>
              </w:rPr>
              <w:t xml:space="preserve"> </w:t>
            </w:r>
            <w:r w:rsidR="00DE05BF" w:rsidRPr="00DE05BF">
              <w:t>Indeterminate</w:t>
            </w:r>
            <w:r w:rsidR="00DE05BF" w:rsidRPr="00DE05BF">
              <w:rPr>
                <w:b/>
              </w:rPr>
              <w:t xml:space="preserve"> PCR</w:t>
            </w:r>
          </w:p>
          <w:p w14:paraId="63F272FA" w14:textId="77777777" w:rsidR="00236300" w:rsidRDefault="00236300" w:rsidP="0072573A"/>
          <w:p w14:paraId="6731BB7B" w14:textId="77777777" w:rsidR="00236300" w:rsidRPr="005767B4" w:rsidRDefault="00665119" w:rsidP="00DE05BF">
            <w:pPr>
              <w:pStyle w:val="ListParagraph"/>
              <w:numPr>
                <w:ilvl w:val="0"/>
                <w:numId w:val="4"/>
              </w:numPr>
            </w:pPr>
            <w:r>
              <w:t>Contains the day the</w:t>
            </w:r>
            <w:r w:rsidR="00087D93">
              <w:t xml:space="preserve"> PCR for this patient is </w:t>
            </w:r>
            <w:r w:rsidR="00DE05BF">
              <w:t>indeterminate</w:t>
            </w:r>
            <w:r w:rsidR="00236300">
              <w:br/>
            </w:r>
          </w:p>
        </w:tc>
      </w:tr>
      <w:tr w:rsidR="00236300" w14:paraId="48CB126C" w14:textId="77777777" w:rsidTr="0072573A">
        <w:tc>
          <w:tcPr>
            <w:tcW w:w="9242" w:type="dxa"/>
            <w:gridSpan w:val="2"/>
          </w:tcPr>
          <w:p w14:paraId="60CC6D5C" w14:textId="77777777" w:rsidR="00236300" w:rsidRDefault="00236300" w:rsidP="0072573A">
            <w:pPr>
              <w:rPr>
                <w:b/>
              </w:rPr>
            </w:pPr>
            <w:r w:rsidRPr="00552760">
              <w:rPr>
                <w:b/>
              </w:rPr>
              <w:t>New definition:</w:t>
            </w:r>
            <w:r>
              <w:rPr>
                <w:b/>
              </w:rPr>
              <w:t xml:space="preserve">  </w:t>
            </w:r>
          </w:p>
          <w:p w14:paraId="1D8C5B22" w14:textId="77777777" w:rsidR="00DE05BF" w:rsidRDefault="00DE05BF" w:rsidP="00DE05BF">
            <w:pPr>
              <w:rPr>
                <w:b/>
              </w:rPr>
            </w:pPr>
          </w:p>
          <w:p w14:paraId="2C90F2BB" w14:textId="77777777" w:rsidR="008F2232" w:rsidRDefault="008F2232" w:rsidP="008F2232">
            <w:pPr>
              <w:pStyle w:val="ListParagraph"/>
              <w:numPr>
                <w:ilvl w:val="0"/>
                <w:numId w:val="2"/>
              </w:numPr>
            </w:pPr>
            <w:r>
              <w:t>Contains a one if the PCR result shows a indeterminate</w:t>
            </w:r>
            <w:r>
              <w:br/>
            </w:r>
          </w:p>
          <w:p w14:paraId="4FBCBF6F" w14:textId="77777777" w:rsidR="008F2232" w:rsidRDefault="008F2232" w:rsidP="008F2232">
            <w:pPr>
              <w:pStyle w:val="ListParagraph"/>
              <w:numPr>
                <w:ilvl w:val="0"/>
                <w:numId w:val="2"/>
              </w:numPr>
            </w:pPr>
            <w:r>
              <w:t>Change of parasite species is ignored – only the PCR result is considered in the derivation of this flag.</w:t>
            </w:r>
            <w:r>
              <w:br/>
            </w:r>
          </w:p>
          <w:p w14:paraId="1708D474" w14:textId="77777777" w:rsidR="00236300" w:rsidRPr="004A4C4F" w:rsidRDefault="008F2232" w:rsidP="0072573A">
            <w:pPr>
              <w:pStyle w:val="ListParagraph"/>
              <w:numPr>
                <w:ilvl w:val="0"/>
                <w:numId w:val="2"/>
              </w:numPr>
            </w:pPr>
            <w:r>
              <w:t>Where multiple PCR results occur   The curators will define a process by which the particular PCR result is chosen</w:t>
            </w:r>
            <w:r w:rsidR="00DE05BF">
              <w:t>.</w:t>
            </w:r>
            <w:r w:rsidR="00236300">
              <w:br/>
            </w:r>
          </w:p>
        </w:tc>
      </w:tr>
      <w:tr w:rsidR="00236300" w14:paraId="36C41839" w14:textId="77777777" w:rsidTr="0072573A">
        <w:tc>
          <w:tcPr>
            <w:tcW w:w="1809" w:type="dxa"/>
          </w:tcPr>
          <w:p w14:paraId="318EA07D" w14:textId="77777777" w:rsidR="00236300" w:rsidRPr="00552760" w:rsidRDefault="00236300" w:rsidP="0072573A">
            <w:pPr>
              <w:rPr>
                <w:b/>
              </w:rPr>
            </w:pPr>
            <w:r w:rsidRPr="00552760">
              <w:rPr>
                <w:b/>
              </w:rPr>
              <w:t>Date: 2012-11-08</w:t>
            </w:r>
          </w:p>
        </w:tc>
        <w:tc>
          <w:tcPr>
            <w:tcW w:w="7433" w:type="dxa"/>
          </w:tcPr>
          <w:p w14:paraId="47AF9A6D" w14:textId="77777777" w:rsidR="00236300" w:rsidRDefault="00DE05BF" w:rsidP="0072573A">
            <w:r>
              <w:t>Currently Mapper 2 only permits one PCR measurement to be taken.  So day of PCR is not actually an issue. However, some data sets do include multiple PCRs and this extra information should not be ignored when available.</w:t>
            </w:r>
          </w:p>
        </w:tc>
      </w:tr>
      <w:tr w:rsidR="0031430C" w14:paraId="5BC6D9D9" w14:textId="77777777" w:rsidTr="0072573A">
        <w:tc>
          <w:tcPr>
            <w:tcW w:w="1809" w:type="dxa"/>
          </w:tcPr>
          <w:p w14:paraId="1BE20745" w14:textId="77777777" w:rsidR="0031430C" w:rsidRPr="00552760" w:rsidRDefault="0031430C" w:rsidP="0072573A">
            <w:pPr>
              <w:rPr>
                <w:b/>
              </w:rPr>
            </w:pPr>
            <w:r>
              <w:rPr>
                <w:b/>
              </w:rPr>
              <w:t>Date: 2012-11-15</w:t>
            </w:r>
          </w:p>
        </w:tc>
        <w:tc>
          <w:tcPr>
            <w:tcW w:w="7433" w:type="dxa"/>
          </w:tcPr>
          <w:p w14:paraId="493D9D42" w14:textId="77777777" w:rsidR="0031430C" w:rsidRDefault="0031430C" w:rsidP="0072573A">
            <w:r>
              <w:t>Code modified but not tested</w:t>
            </w:r>
          </w:p>
        </w:tc>
      </w:tr>
      <w:tr w:rsidR="001C54EE" w14:paraId="5C5CF942" w14:textId="77777777" w:rsidTr="0072573A">
        <w:tc>
          <w:tcPr>
            <w:tcW w:w="1809" w:type="dxa"/>
          </w:tcPr>
          <w:p w14:paraId="76A030BF" w14:textId="77777777" w:rsidR="001C54EE" w:rsidRDefault="001C54EE" w:rsidP="001C54EE">
            <w:pPr>
              <w:rPr>
                <w:b/>
              </w:rPr>
            </w:pPr>
            <w:r>
              <w:rPr>
                <w:b/>
              </w:rPr>
              <w:t>Date:2102-11-21</w:t>
            </w:r>
          </w:p>
        </w:tc>
        <w:tc>
          <w:tcPr>
            <w:tcW w:w="7433" w:type="dxa"/>
          </w:tcPr>
          <w:p w14:paraId="7A7B0432" w14:textId="77777777" w:rsidR="001C54EE" w:rsidRDefault="001C54EE" w:rsidP="001C54EE">
            <w:r>
              <w:t>Tested WWarnsetUtils PCR3Test</w:t>
            </w:r>
          </w:p>
        </w:tc>
      </w:tr>
    </w:tbl>
    <w:p w14:paraId="75D345FF" w14:textId="77777777" w:rsidR="00236300" w:rsidRDefault="00236300"/>
    <w:p w14:paraId="45312C7D" w14:textId="77777777" w:rsidR="00236300" w:rsidRDefault="00236300">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36300" w14:paraId="1D93B598" w14:textId="77777777" w:rsidTr="0072573A">
        <w:tc>
          <w:tcPr>
            <w:tcW w:w="9242" w:type="dxa"/>
            <w:gridSpan w:val="2"/>
          </w:tcPr>
          <w:p w14:paraId="0A84A3FC" w14:textId="77777777" w:rsidR="00236300" w:rsidRPr="00AA7D5E" w:rsidRDefault="00236300" w:rsidP="00DE05BF">
            <w:pPr>
              <w:rPr>
                <w:b/>
              </w:rPr>
            </w:pPr>
            <w:r w:rsidRPr="00AA7D5E">
              <w:rPr>
                <w:b/>
              </w:rPr>
              <w:lastRenderedPageBreak/>
              <w:t>Flg</w:t>
            </w:r>
            <w:r>
              <w:rPr>
                <w:b/>
              </w:rPr>
              <w:t xml:space="preserve">PCR4  – </w:t>
            </w:r>
            <w:r>
              <w:t xml:space="preserve">  </w:t>
            </w:r>
            <w:r w:rsidR="00DE05BF">
              <w:rPr>
                <w:b/>
              </w:rPr>
              <w:t>Unknown PCR</w:t>
            </w:r>
          </w:p>
        </w:tc>
      </w:tr>
      <w:tr w:rsidR="00236300" w14:paraId="114CDE1D" w14:textId="77777777" w:rsidTr="0072573A">
        <w:tc>
          <w:tcPr>
            <w:tcW w:w="9242" w:type="dxa"/>
            <w:gridSpan w:val="2"/>
          </w:tcPr>
          <w:p w14:paraId="46AA40CA" w14:textId="77777777" w:rsidR="00236300" w:rsidRDefault="00236300" w:rsidP="0072573A">
            <w:r w:rsidRPr="00552760">
              <w:rPr>
                <w:b/>
              </w:rPr>
              <w:t>Old definition:</w:t>
            </w:r>
            <w:r>
              <w:rPr>
                <w:b/>
              </w:rPr>
              <w:t xml:space="preserve">  </w:t>
            </w:r>
          </w:p>
          <w:p w14:paraId="0C84648C" w14:textId="77777777" w:rsidR="00236300" w:rsidRDefault="00236300" w:rsidP="0072573A"/>
          <w:p w14:paraId="4E11F632" w14:textId="77777777" w:rsidR="00665119" w:rsidRPr="00665119" w:rsidRDefault="008F2232" w:rsidP="00665119">
            <w:pPr>
              <w:pStyle w:val="ListParagraph"/>
              <w:numPr>
                <w:ilvl w:val="0"/>
                <w:numId w:val="5"/>
              </w:numPr>
              <w:rPr>
                <w:rFonts w:ascii="Calibri" w:hAnsi="Calibri" w:cs="Calibri"/>
                <w:color w:val="000000"/>
              </w:rPr>
            </w:pPr>
            <w:r>
              <w:rPr>
                <w:rFonts w:ascii="Calibri" w:hAnsi="Calibri" w:cs="Calibri"/>
                <w:color w:val="000000"/>
              </w:rPr>
              <w:t>D</w:t>
            </w:r>
            <w:r w:rsidRPr="00665119">
              <w:rPr>
                <w:rFonts w:ascii="Calibri" w:hAnsi="Calibri" w:cs="Calibri"/>
                <w:color w:val="000000"/>
              </w:rPr>
              <w:t xml:space="preserve">ay </w:t>
            </w:r>
            <w:r w:rsidR="00665119" w:rsidRPr="00665119">
              <w:rPr>
                <w:rFonts w:ascii="Calibri" w:hAnsi="Calibri" w:cs="Calibri"/>
                <w:color w:val="000000"/>
              </w:rPr>
              <w:t>of recurrent parasitemia with unknown pcr</w:t>
            </w:r>
          </w:p>
          <w:p w14:paraId="221EC3DE" w14:textId="77777777" w:rsidR="00236300" w:rsidRPr="005767B4" w:rsidRDefault="00236300" w:rsidP="00665119">
            <w:pPr>
              <w:pStyle w:val="ListParagraph"/>
            </w:pPr>
            <w:r>
              <w:br/>
            </w:r>
          </w:p>
        </w:tc>
      </w:tr>
      <w:tr w:rsidR="00236300" w14:paraId="41377AFE" w14:textId="77777777" w:rsidTr="0072573A">
        <w:tc>
          <w:tcPr>
            <w:tcW w:w="9242" w:type="dxa"/>
            <w:gridSpan w:val="2"/>
          </w:tcPr>
          <w:p w14:paraId="4CF1B66E" w14:textId="77777777" w:rsidR="00236300" w:rsidRDefault="00236300" w:rsidP="0072573A">
            <w:pPr>
              <w:rPr>
                <w:b/>
              </w:rPr>
            </w:pPr>
            <w:r w:rsidRPr="00552760">
              <w:rPr>
                <w:b/>
              </w:rPr>
              <w:t>New definition:</w:t>
            </w:r>
            <w:r>
              <w:rPr>
                <w:b/>
              </w:rPr>
              <w:t xml:space="preserve">  </w:t>
            </w:r>
          </w:p>
          <w:p w14:paraId="6FF08721" w14:textId="77777777" w:rsidR="00DE05BF" w:rsidRDefault="00DE05BF" w:rsidP="0072573A">
            <w:pPr>
              <w:rPr>
                <w:b/>
              </w:rPr>
            </w:pPr>
          </w:p>
          <w:p w14:paraId="797CEFC6" w14:textId="77777777" w:rsidR="00DE05BF" w:rsidRDefault="00DE05BF" w:rsidP="0072573A">
            <w:pPr>
              <w:pStyle w:val="ListParagraph"/>
              <w:numPr>
                <w:ilvl w:val="0"/>
                <w:numId w:val="2"/>
              </w:numPr>
            </w:pPr>
            <w:r>
              <w:t xml:space="preserve">Contains Null if PCR1, PCR2 or PCR3 have a </w:t>
            </w:r>
            <w:r w:rsidR="00276DF1">
              <w:t xml:space="preserve">true </w:t>
            </w:r>
            <w:r>
              <w:t>value</w:t>
            </w:r>
          </w:p>
          <w:p w14:paraId="4907899F" w14:textId="77777777" w:rsidR="00236300" w:rsidRPr="004A4C4F" w:rsidRDefault="00DE05BF" w:rsidP="00525148">
            <w:pPr>
              <w:pStyle w:val="ListParagraph"/>
              <w:numPr>
                <w:ilvl w:val="0"/>
                <w:numId w:val="2"/>
              </w:numPr>
            </w:pPr>
            <w:r>
              <w:t xml:space="preserve">Otherwise contains the day of late treatment failure if greater than </w:t>
            </w:r>
            <w:r w:rsidRPr="00525148">
              <w:t>or equal to seven</w:t>
            </w:r>
            <w:r>
              <w:t>.</w:t>
            </w:r>
            <w:r w:rsidR="00236300">
              <w:br/>
            </w:r>
          </w:p>
        </w:tc>
      </w:tr>
      <w:tr w:rsidR="00236300" w14:paraId="21436B19" w14:textId="77777777" w:rsidTr="0072573A">
        <w:tc>
          <w:tcPr>
            <w:tcW w:w="1809" w:type="dxa"/>
          </w:tcPr>
          <w:p w14:paraId="08764123" w14:textId="77777777" w:rsidR="00236300" w:rsidRPr="00552760" w:rsidRDefault="00236300" w:rsidP="0072573A">
            <w:pPr>
              <w:rPr>
                <w:b/>
              </w:rPr>
            </w:pPr>
            <w:r w:rsidRPr="00552760">
              <w:rPr>
                <w:b/>
              </w:rPr>
              <w:t>Date: 2012-11-08</w:t>
            </w:r>
          </w:p>
        </w:tc>
        <w:tc>
          <w:tcPr>
            <w:tcW w:w="7433" w:type="dxa"/>
          </w:tcPr>
          <w:p w14:paraId="3BAD8D8B" w14:textId="77777777" w:rsidR="00236300" w:rsidRDefault="00DE05BF" w:rsidP="0072573A">
            <w:r>
              <w:t>Currently loads of failures in studies BMSKT, KCZNJ &amp; CDCMJ</w:t>
            </w:r>
          </w:p>
          <w:p w14:paraId="0C1BDF52" w14:textId="77777777" w:rsidR="00646B49" w:rsidRDefault="00646B49" w:rsidP="0072573A"/>
          <w:p w14:paraId="24530DC1" w14:textId="77777777" w:rsidR="00646B49" w:rsidRDefault="00646B49" w:rsidP="0072573A">
            <w:r>
              <w:t>Changed MVBSKT as PCR was not mapped.</w:t>
            </w:r>
          </w:p>
        </w:tc>
      </w:tr>
      <w:tr w:rsidR="0031430C" w14:paraId="60CA50A2" w14:textId="77777777" w:rsidTr="0072573A">
        <w:tc>
          <w:tcPr>
            <w:tcW w:w="1809" w:type="dxa"/>
          </w:tcPr>
          <w:p w14:paraId="32706A96" w14:textId="77777777" w:rsidR="0031430C" w:rsidRPr="00552760" w:rsidRDefault="0031430C" w:rsidP="0072573A">
            <w:pPr>
              <w:rPr>
                <w:b/>
              </w:rPr>
            </w:pPr>
            <w:r>
              <w:rPr>
                <w:b/>
              </w:rPr>
              <w:t>Date: 2012-11-15</w:t>
            </w:r>
          </w:p>
        </w:tc>
        <w:tc>
          <w:tcPr>
            <w:tcW w:w="7433" w:type="dxa"/>
          </w:tcPr>
          <w:p w14:paraId="1DB5C16E" w14:textId="77777777" w:rsidR="0031430C" w:rsidRDefault="0031430C" w:rsidP="0072573A">
            <w:r>
              <w:t>Code checked OK</w:t>
            </w:r>
          </w:p>
        </w:tc>
      </w:tr>
      <w:tr w:rsidR="001C54EE" w14:paraId="3ED9C525" w14:textId="77777777" w:rsidTr="0072573A">
        <w:tc>
          <w:tcPr>
            <w:tcW w:w="1809" w:type="dxa"/>
          </w:tcPr>
          <w:p w14:paraId="4C842F1E" w14:textId="77777777" w:rsidR="001C54EE" w:rsidRDefault="001C54EE" w:rsidP="001C54EE">
            <w:pPr>
              <w:rPr>
                <w:b/>
              </w:rPr>
            </w:pPr>
            <w:r>
              <w:rPr>
                <w:b/>
              </w:rPr>
              <w:t>Date:2102-11-21</w:t>
            </w:r>
          </w:p>
        </w:tc>
        <w:tc>
          <w:tcPr>
            <w:tcW w:w="7433" w:type="dxa"/>
          </w:tcPr>
          <w:p w14:paraId="06106AB1" w14:textId="77777777" w:rsidR="001C54EE" w:rsidRDefault="001C54EE" w:rsidP="001C54EE">
            <w:r>
              <w:t>Tested WWarnsetUtils PCR4Test</w:t>
            </w:r>
          </w:p>
        </w:tc>
      </w:tr>
      <w:tr w:rsidR="00DE0848" w14:paraId="4B8CD649" w14:textId="77777777" w:rsidTr="0072573A">
        <w:tc>
          <w:tcPr>
            <w:tcW w:w="1809" w:type="dxa"/>
          </w:tcPr>
          <w:p w14:paraId="436CE2CD" w14:textId="77777777" w:rsidR="00DE0848" w:rsidRDefault="00DE0848" w:rsidP="001C54EE">
            <w:pPr>
              <w:rPr>
                <w:b/>
              </w:rPr>
            </w:pPr>
            <w:r>
              <w:rPr>
                <w:b/>
              </w:rPr>
              <w:t>Date:2013-09-10</w:t>
            </w:r>
          </w:p>
        </w:tc>
        <w:tc>
          <w:tcPr>
            <w:tcW w:w="7433" w:type="dxa"/>
          </w:tcPr>
          <w:p w14:paraId="43459B74" w14:textId="77777777" w:rsidR="00DE0848" w:rsidRDefault="00DE0848" w:rsidP="001C54EE">
            <w:r>
              <w:t>Code modified to fix criteria 2:greater than or ‘equal’ to seven</w:t>
            </w:r>
          </w:p>
          <w:p w14:paraId="606987D5" w14:textId="77777777" w:rsidR="00525148" w:rsidRDefault="00525148" w:rsidP="001C54EE">
            <w:r>
              <w:t xml:space="preserve">Note: mapper 1 is not flagging patients that have recurrent parasitemia without a PCR results on day 7, i.e. mapper1 criteria is greater than 7, not greater than or equal to </w:t>
            </w:r>
          </w:p>
        </w:tc>
      </w:tr>
    </w:tbl>
    <w:p w14:paraId="75059B8A" w14:textId="77777777" w:rsidR="005767B4" w:rsidRDefault="005767B4"/>
    <w:p w14:paraId="732CE1FC" w14:textId="77777777" w:rsidR="00577294" w:rsidRDefault="00577294">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577294" w14:paraId="71F4F961" w14:textId="77777777" w:rsidTr="0072573A">
        <w:tc>
          <w:tcPr>
            <w:tcW w:w="9242" w:type="dxa"/>
            <w:gridSpan w:val="2"/>
          </w:tcPr>
          <w:p w14:paraId="1BE66D1F" w14:textId="77777777" w:rsidR="00577294" w:rsidRPr="00AA7D5E" w:rsidRDefault="00577294" w:rsidP="00577294">
            <w:pPr>
              <w:rPr>
                <w:b/>
              </w:rPr>
            </w:pPr>
            <w:r>
              <w:rPr>
                <w:b/>
              </w:rPr>
              <w:lastRenderedPageBreak/>
              <w:t xml:space="preserve">Lastday  – </w:t>
            </w:r>
            <w:r>
              <w:t xml:space="preserve">  </w:t>
            </w:r>
            <w:r>
              <w:rPr>
                <w:b/>
              </w:rPr>
              <w:t>Day of outcome</w:t>
            </w:r>
          </w:p>
        </w:tc>
      </w:tr>
      <w:tr w:rsidR="00577294" w14:paraId="62DB356F" w14:textId="77777777" w:rsidTr="0072573A">
        <w:tc>
          <w:tcPr>
            <w:tcW w:w="9242" w:type="dxa"/>
            <w:gridSpan w:val="2"/>
          </w:tcPr>
          <w:p w14:paraId="5E0FE424" w14:textId="77777777" w:rsidR="00577294" w:rsidRDefault="00577294" w:rsidP="0072573A">
            <w:r w:rsidRPr="00552760">
              <w:rPr>
                <w:b/>
              </w:rPr>
              <w:t>Old definition:</w:t>
            </w:r>
            <w:r>
              <w:rPr>
                <w:b/>
              </w:rPr>
              <w:t xml:space="preserve">  </w:t>
            </w:r>
          </w:p>
          <w:p w14:paraId="22B0141E" w14:textId="77777777" w:rsidR="00577294" w:rsidRDefault="00577294" w:rsidP="0072573A"/>
          <w:p w14:paraId="580090F9" w14:textId="77777777" w:rsidR="00577294" w:rsidRPr="00665119" w:rsidRDefault="00577294" w:rsidP="0072573A">
            <w:pPr>
              <w:pStyle w:val="ListParagraph"/>
              <w:numPr>
                <w:ilvl w:val="0"/>
                <w:numId w:val="5"/>
              </w:numPr>
              <w:rPr>
                <w:rFonts w:ascii="Calibri" w:hAnsi="Calibri" w:cs="Calibri"/>
                <w:color w:val="000000"/>
              </w:rPr>
            </w:pPr>
            <w:r w:rsidRPr="00665119">
              <w:rPr>
                <w:rFonts w:ascii="Calibri" w:hAnsi="Calibri" w:cs="Calibri"/>
                <w:color w:val="000000"/>
              </w:rPr>
              <w:t xml:space="preserve">day of </w:t>
            </w:r>
            <w:r>
              <w:rPr>
                <w:rFonts w:ascii="Calibri" w:hAnsi="Calibri" w:cs="Calibri"/>
                <w:color w:val="000000"/>
              </w:rPr>
              <w:t>outcome</w:t>
            </w:r>
          </w:p>
          <w:p w14:paraId="28C684A3" w14:textId="77777777" w:rsidR="00577294" w:rsidRPr="005767B4" w:rsidRDefault="00577294" w:rsidP="0072573A">
            <w:pPr>
              <w:pStyle w:val="ListParagraph"/>
            </w:pPr>
            <w:r>
              <w:br/>
            </w:r>
          </w:p>
        </w:tc>
      </w:tr>
      <w:tr w:rsidR="00577294" w14:paraId="648DAE52" w14:textId="77777777" w:rsidTr="0072573A">
        <w:tc>
          <w:tcPr>
            <w:tcW w:w="9242" w:type="dxa"/>
            <w:gridSpan w:val="2"/>
          </w:tcPr>
          <w:p w14:paraId="0E9DC376" w14:textId="77777777" w:rsidR="00577294" w:rsidRDefault="00577294" w:rsidP="0072573A">
            <w:pPr>
              <w:rPr>
                <w:b/>
              </w:rPr>
            </w:pPr>
            <w:r w:rsidRPr="00552760">
              <w:rPr>
                <w:b/>
              </w:rPr>
              <w:t>New definition:</w:t>
            </w:r>
            <w:r>
              <w:rPr>
                <w:b/>
              </w:rPr>
              <w:t xml:space="preserve">  </w:t>
            </w:r>
          </w:p>
          <w:p w14:paraId="55603B11" w14:textId="77777777" w:rsidR="00577294" w:rsidRDefault="00577294" w:rsidP="0072573A">
            <w:pPr>
              <w:rPr>
                <w:b/>
              </w:rPr>
            </w:pPr>
          </w:p>
          <w:p w14:paraId="67C6D3AA" w14:textId="77777777" w:rsidR="00B54ADD" w:rsidRDefault="00B54ADD" w:rsidP="00B54ADD">
            <w:pPr>
              <w:pStyle w:val="ListParagraph"/>
              <w:numPr>
                <w:ilvl w:val="0"/>
                <w:numId w:val="2"/>
              </w:numPr>
            </w:pPr>
            <w:r>
              <w:t>Default value is the duration of the study but will take  the lowest number of any of the flags:</w:t>
            </w:r>
          </w:p>
          <w:p w14:paraId="51B30E74" w14:textId="77777777" w:rsidR="00B54ADD" w:rsidRDefault="00B54ADD" w:rsidP="00B54ADD">
            <w:pPr>
              <w:pStyle w:val="ListParagraph"/>
            </w:pPr>
            <w:r>
              <w:t>Early Treatment Failure,  Late Clinical Failure, Late Parasitological Failure, Severe Malaria on D0, Lost to Follow up,  Hyperparasitaemia,  No Pf on Inclusion.  Non falciparum mono infection, Vivax ETF, Vivax LTF + day zero  low Hb/Ht</w:t>
            </w:r>
          </w:p>
          <w:p w14:paraId="5D3E4EFB" w14:textId="77777777" w:rsidR="00284152" w:rsidRDefault="00284152" w:rsidP="00577294">
            <w:pPr>
              <w:pStyle w:val="ListParagraph"/>
            </w:pPr>
          </w:p>
          <w:p w14:paraId="3A68E107" w14:textId="77777777" w:rsidR="00577294" w:rsidRPr="004A4C4F" w:rsidRDefault="00284152" w:rsidP="00284152">
            <w:pPr>
              <w:pStyle w:val="ListParagraph"/>
              <w:numPr>
                <w:ilvl w:val="0"/>
                <w:numId w:val="2"/>
              </w:numPr>
            </w:pPr>
            <w:r>
              <w:t>If the last day is greater than the study duration the value is corrected down to the study duration.</w:t>
            </w:r>
            <w:r w:rsidR="00577294">
              <w:br/>
            </w:r>
          </w:p>
        </w:tc>
      </w:tr>
      <w:tr w:rsidR="00577294" w14:paraId="17E1BA1F" w14:textId="77777777" w:rsidTr="0072573A">
        <w:tc>
          <w:tcPr>
            <w:tcW w:w="1809" w:type="dxa"/>
          </w:tcPr>
          <w:p w14:paraId="2A656565" w14:textId="77777777" w:rsidR="00577294" w:rsidRPr="00552760" w:rsidRDefault="00577294" w:rsidP="0072573A">
            <w:pPr>
              <w:rPr>
                <w:b/>
              </w:rPr>
            </w:pPr>
            <w:r w:rsidRPr="00552760">
              <w:rPr>
                <w:b/>
              </w:rPr>
              <w:t>Date: 2012-11-08</w:t>
            </w:r>
          </w:p>
        </w:tc>
        <w:tc>
          <w:tcPr>
            <w:tcW w:w="7433" w:type="dxa"/>
          </w:tcPr>
          <w:p w14:paraId="0EEF92DC" w14:textId="77777777" w:rsidR="00577294" w:rsidRDefault="00284152" w:rsidP="0072573A">
            <w:r>
              <w:t>What about other study deviations DV11, DV13, DV14</w:t>
            </w:r>
          </w:p>
        </w:tc>
      </w:tr>
      <w:tr w:rsidR="00052EF0" w14:paraId="3E27335E" w14:textId="77777777" w:rsidTr="0072573A">
        <w:tc>
          <w:tcPr>
            <w:tcW w:w="1809" w:type="dxa"/>
          </w:tcPr>
          <w:p w14:paraId="49ADF394" w14:textId="77777777" w:rsidR="00052EF0" w:rsidRPr="00552760" w:rsidRDefault="00052EF0" w:rsidP="0072573A">
            <w:pPr>
              <w:rPr>
                <w:b/>
              </w:rPr>
            </w:pPr>
            <w:r>
              <w:rPr>
                <w:b/>
              </w:rPr>
              <w:t>Date:</w:t>
            </w:r>
            <w:ins w:id="15" w:author="Andrew Payne" w:date="2012-11-21T15:18:00Z">
              <w:r w:rsidR="00E90617">
                <w:rPr>
                  <w:b/>
                </w:rPr>
                <w:t xml:space="preserve"> </w:t>
              </w:r>
            </w:ins>
            <w:r>
              <w:rPr>
                <w:b/>
              </w:rPr>
              <w:t>2012-11-15</w:t>
            </w:r>
          </w:p>
        </w:tc>
        <w:tc>
          <w:tcPr>
            <w:tcW w:w="7433" w:type="dxa"/>
          </w:tcPr>
          <w:p w14:paraId="31665713" w14:textId="77777777" w:rsidR="00052EF0" w:rsidRDefault="00052EF0" w:rsidP="0072573A">
            <w:r>
              <w:t>Code checked OK – currently definition missing early later failures?</w:t>
            </w:r>
          </w:p>
        </w:tc>
      </w:tr>
      <w:tr w:rsidR="001C54EE" w14:paraId="3459E8F1" w14:textId="77777777" w:rsidTr="0072573A">
        <w:tc>
          <w:tcPr>
            <w:tcW w:w="1809" w:type="dxa"/>
          </w:tcPr>
          <w:p w14:paraId="00EA7139" w14:textId="77777777" w:rsidR="001C54EE" w:rsidRDefault="00E90617" w:rsidP="0072573A">
            <w:pPr>
              <w:rPr>
                <w:b/>
              </w:rPr>
            </w:pPr>
            <w:r>
              <w:rPr>
                <w:b/>
              </w:rPr>
              <w:t>Date:2012-11-21</w:t>
            </w:r>
          </w:p>
        </w:tc>
        <w:tc>
          <w:tcPr>
            <w:tcW w:w="7433" w:type="dxa"/>
          </w:tcPr>
          <w:p w14:paraId="3D06438A" w14:textId="77777777" w:rsidR="001C54EE" w:rsidRDefault="00E90617" w:rsidP="0072573A">
            <w:r>
              <w:t>Tested WWarnsetUtils LastDayTest</w:t>
            </w:r>
          </w:p>
        </w:tc>
      </w:tr>
    </w:tbl>
    <w:p w14:paraId="784A2264" w14:textId="77777777" w:rsidR="00284152" w:rsidRDefault="00284152"/>
    <w:p w14:paraId="4F16430C" w14:textId="77777777" w:rsidR="00284152" w:rsidRDefault="00284152">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284152" w14:paraId="243839F5" w14:textId="77777777" w:rsidTr="0072573A">
        <w:tc>
          <w:tcPr>
            <w:tcW w:w="9242" w:type="dxa"/>
            <w:gridSpan w:val="2"/>
          </w:tcPr>
          <w:p w14:paraId="241712C8" w14:textId="77777777" w:rsidR="00284152" w:rsidRPr="00AA7D5E" w:rsidRDefault="00284152" w:rsidP="00284152">
            <w:pPr>
              <w:rPr>
                <w:b/>
              </w:rPr>
            </w:pPr>
            <w:r>
              <w:rPr>
                <w:b/>
              </w:rPr>
              <w:lastRenderedPageBreak/>
              <w:t xml:space="preserve">PardensLast   – </w:t>
            </w:r>
            <w:r>
              <w:t xml:space="preserve">  </w:t>
            </w:r>
            <w:r>
              <w:rPr>
                <w:b/>
              </w:rPr>
              <w:t>Parasite density on the last day</w:t>
            </w:r>
          </w:p>
        </w:tc>
      </w:tr>
      <w:tr w:rsidR="00284152" w14:paraId="06A25EB7" w14:textId="77777777" w:rsidTr="0072573A">
        <w:tc>
          <w:tcPr>
            <w:tcW w:w="9242" w:type="dxa"/>
            <w:gridSpan w:val="2"/>
          </w:tcPr>
          <w:p w14:paraId="1C14216E" w14:textId="77777777" w:rsidR="00284152" w:rsidRDefault="00284152" w:rsidP="0072573A">
            <w:r w:rsidRPr="00552760">
              <w:rPr>
                <w:b/>
              </w:rPr>
              <w:t>Old definition:</w:t>
            </w:r>
            <w:r>
              <w:rPr>
                <w:b/>
              </w:rPr>
              <w:t xml:space="preserve">  </w:t>
            </w:r>
          </w:p>
          <w:p w14:paraId="4B533FFE" w14:textId="77777777" w:rsidR="00284152" w:rsidRDefault="00284152" w:rsidP="0072573A"/>
          <w:p w14:paraId="53CAD49B" w14:textId="77777777" w:rsidR="00284152" w:rsidRPr="00665119" w:rsidRDefault="00284152" w:rsidP="0072573A">
            <w:pPr>
              <w:pStyle w:val="ListParagraph"/>
              <w:numPr>
                <w:ilvl w:val="0"/>
                <w:numId w:val="5"/>
              </w:numPr>
              <w:rPr>
                <w:rFonts w:ascii="Calibri" w:hAnsi="Calibri" w:cs="Calibri"/>
                <w:color w:val="000000"/>
              </w:rPr>
            </w:pPr>
            <w:r>
              <w:rPr>
                <w:rFonts w:ascii="Calibri" w:hAnsi="Calibri" w:cs="Calibri"/>
                <w:color w:val="000000"/>
              </w:rPr>
              <w:t xml:space="preserve">Parasite density on the </w:t>
            </w:r>
            <w:r w:rsidR="007A7320">
              <w:rPr>
                <w:rFonts w:ascii="Calibri" w:hAnsi="Calibri" w:cs="Calibri"/>
                <w:color w:val="000000"/>
              </w:rPr>
              <w:t>last day</w:t>
            </w:r>
          </w:p>
          <w:p w14:paraId="274B1647" w14:textId="77777777" w:rsidR="00284152" w:rsidRPr="005767B4" w:rsidRDefault="00284152" w:rsidP="0072573A">
            <w:pPr>
              <w:pStyle w:val="ListParagraph"/>
            </w:pPr>
            <w:r>
              <w:br/>
            </w:r>
          </w:p>
        </w:tc>
      </w:tr>
      <w:tr w:rsidR="00284152" w14:paraId="547E802B" w14:textId="77777777" w:rsidTr="0072573A">
        <w:tc>
          <w:tcPr>
            <w:tcW w:w="9242" w:type="dxa"/>
            <w:gridSpan w:val="2"/>
          </w:tcPr>
          <w:p w14:paraId="1E183972" w14:textId="77777777" w:rsidR="00284152" w:rsidRDefault="00284152" w:rsidP="0072573A">
            <w:pPr>
              <w:rPr>
                <w:b/>
              </w:rPr>
            </w:pPr>
            <w:r w:rsidRPr="00552760">
              <w:rPr>
                <w:b/>
              </w:rPr>
              <w:t>New definition:</w:t>
            </w:r>
            <w:r>
              <w:rPr>
                <w:b/>
              </w:rPr>
              <w:t xml:space="preserve">  </w:t>
            </w:r>
          </w:p>
          <w:p w14:paraId="22608F46" w14:textId="77777777" w:rsidR="00284152" w:rsidRDefault="00284152" w:rsidP="0072573A">
            <w:pPr>
              <w:rPr>
                <w:b/>
              </w:rPr>
            </w:pPr>
          </w:p>
          <w:p w14:paraId="6D65477E" w14:textId="77777777" w:rsidR="002115BA" w:rsidRDefault="002115BA" w:rsidP="002115BA">
            <w:pPr>
              <w:pStyle w:val="ListParagraph"/>
              <w:numPr>
                <w:ilvl w:val="0"/>
                <w:numId w:val="2"/>
              </w:numPr>
            </w:pPr>
            <w:r>
              <w:t xml:space="preserve">Currently shows the highest parasite density (for all species) on the day of outcome for the patient. </w:t>
            </w:r>
            <w:r>
              <w:br/>
            </w:r>
          </w:p>
          <w:p w14:paraId="6174AF86" w14:textId="77777777" w:rsidR="00284152" w:rsidRPr="004A4C4F" w:rsidRDefault="002115BA" w:rsidP="002115BA">
            <w:pPr>
              <w:pStyle w:val="ListParagraph"/>
              <w:numPr>
                <w:ilvl w:val="0"/>
                <w:numId w:val="2"/>
              </w:numPr>
            </w:pPr>
            <w:r>
              <w:t>If there are multiple measurements in the day, the density returned will be the highest for the day.</w:t>
            </w:r>
            <w:r>
              <w:br/>
            </w:r>
          </w:p>
        </w:tc>
      </w:tr>
      <w:tr w:rsidR="00284152" w14:paraId="540D3B74" w14:textId="77777777" w:rsidTr="0072573A">
        <w:tc>
          <w:tcPr>
            <w:tcW w:w="1809" w:type="dxa"/>
          </w:tcPr>
          <w:p w14:paraId="1407DF52" w14:textId="77777777" w:rsidR="00284152" w:rsidRPr="00552760" w:rsidRDefault="00284152" w:rsidP="0072573A">
            <w:pPr>
              <w:rPr>
                <w:b/>
              </w:rPr>
            </w:pPr>
            <w:r w:rsidRPr="00552760">
              <w:rPr>
                <w:b/>
              </w:rPr>
              <w:t>Date: 2012-11-08</w:t>
            </w:r>
          </w:p>
        </w:tc>
        <w:tc>
          <w:tcPr>
            <w:tcW w:w="7433" w:type="dxa"/>
          </w:tcPr>
          <w:p w14:paraId="0D0EFD45" w14:textId="77777777" w:rsidR="00284152" w:rsidRDefault="001F62AD" w:rsidP="0072573A">
            <w:r>
              <w:t>The alternative is to give the value of the parasitaemia on the day that the outcome is defined.</w:t>
            </w:r>
          </w:p>
          <w:p w14:paraId="1317078D" w14:textId="77777777" w:rsidR="001F62AD" w:rsidRDefault="001F62AD" w:rsidP="0072573A"/>
          <w:p w14:paraId="75896AA3" w14:textId="77777777" w:rsidR="001F62AD" w:rsidRDefault="001F62AD" w:rsidP="0072573A">
            <w:r>
              <w:t>Currrently Pardenslast gives one of the highest variances between Mapper 1 and Mapper 2. Have some evidence to show that Mapper1 does not always look at the ‘last’</w:t>
            </w:r>
            <w:r w:rsidR="00B645FF">
              <w:t xml:space="preserve"> smear e.g.SUEGP patient 1169.</w:t>
            </w:r>
          </w:p>
          <w:p w14:paraId="33CCD4D2" w14:textId="77777777" w:rsidR="001F62AD" w:rsidRDefault="001F62AD" w:rsidP="0072573A"/>
        </w:tc>
      </w:tr>
      <w:tr w:rsidR="002115BA" w14:paraId="58CD2A0F" w14:textId="77777777" w:rsidTr="0072573A">
        <w:tc>
          <w:tcPr>
            <w:tcW w:w="1809" w:type="dxa"/>
          </w:tcPr>
          <w:p w14:paraId="1AAEAFB4" w14:textId="77777777" w:rsidR="002115BA" w:rsidRPr="00552760" w:rsidRDefault="002115BA" w:rsidP="0072573A">
            <w:pPr>
              <w:rPr>
                <w:b/>
              </w:rPr>
            </w:pPr>
            <w:r>
              <w:rPr>
                <w:b/>
              </w:rPr>
              <w:t>Date: 2012-11-15</w:t>
            </w:r>
          </w:p>
        </w:tc>
        <w:tc>
          <w:tcPr>
            <w:tcW w:w="7433" w:type="dxa"/>
          </w:tcPr>
          <w:p w14:paraId="3A9748B5" w14:textId="77777777" w:rsidR="002115BA" w:rsidRDefault="002115BA" w:rsidP="0072573A">
            <w:r>
              <w:t>Major changes requires testing</w:t>
            </w:r>
          </w:p>
        </w:tc>
      </w:tr>
      <w:tr w:rsidR="00E90617" w14:paraId="19650A7C" w14:textId="77777777" w:rsidTr="0072573A">
        <w:tc>
          <w:tcPr>
            <w:tcW w:w="1809" w:type="dxa"/>
          </w:tcPr>
          <w:p w14:paraId="51D36747" w14:textId="77777777" w:rsidR="00E90617" w:rsidRDefault="00E90617" w:rsidP="00E90617">
            <w:pPr>
              <w:rPr>
                <w:b/>
              </w:rPr>
            </w:pPr>
            <w:r>
              <w:rPr>
                <w:b/>
              </w:rPr>
              <w:t>Date:2012-11-21</w:t>
            </w:r>
          </w:p>
        </w:tc>
        <w:tc>
          <w:tcPr>
            <w:tcW w:w="7433" w:type="dxa"/>
          </w:tcPr>
          <w:p w14:paraId="362DE2DD" w14:textId="77777777" w:rsidR="00E90617" w:rsidRDefault="00E90617" w:rsidP="00E90617">
            <w:r>
              <w:t>Tested WWarnsetUtils LastDayTest</w:t>
            </w:r>
          </w:p>
        </w:tc>
      </w:tr>
    </w:tbl>
    <w:p w14:paraId="544FF47D" w14:textId="77777777" w:rsidR="00B645FF" w:rsidRDefault="00B645FF"/>
    <w:p w14:paraId="1A633727" w14:textId="77777777" w:rsidR="00B645FF" w:rsidRDefault="00B645FF">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B645FF" w14:paraId="360D2B30" w14:textId="77777777" w:rsidTr="0072573A">
        <w:tc>
          <w:tcPr>
            <w:tcW w:w="9242" w:type="dxa"/>
            <w:gridSpan w:val="2"/>
          </w:tcPr>
          <w:p w14:paraId="6B47A18A" w14:textId="77777777" w:rsidR="00B645FF" w:rsidRPr="00AA7D5E" w:rsidRDefault="00B645FF" w:rsidP="00B645FF">
            <w:pPr>
              <w:rPr>
                <w:b/>
              </w:rPr>
            </w:pPr>
            <w:r>
              <w:rPr>
                <w:b/>
              </w:rPr>
              <w:lastRenderedPageBreak/>
              <w:t xml:space="preserve">Pardens  – </w:t>
            </w:r>
            <w:r>
              <w:t xml:space="preserve">  </w:t>
            </w:r>
            <w:r>
              <w:rPr>
                <w:b/>
              </w:rPr>
              <w:t>Parasite density on inclusion</w:t>
            </w:r>
          </w:p>
        </w:tc>
      </w:tr>
      <w:tr w:rsidR="00B645FF" w14:paraId="294EEB60" w14:textId="77777777" w:rsidTr="0072573A">
        <w:tc>
          <w:tcPr>
            <w:tcW w:w="9242" w:type="dxa"/>
            <w:gridSpan w:val="2"/>
          </w:tcPr>
          <w:p w14:paraId="323E9440" w14:textId="77777777" w:rsidR="00B645FF" w:rsidRDefault="00B645FF" w:rsidP="0072573A">
            <w:r w:rsidRPr="00552760">
              <w:rPr>
                <w:b/>
              </w:rPr>
              <w:t>Old definition:</w:t>
            </w:r>
            <w:r>
              <w:rPr>
                <w:b/>
              </w:rPr>
              <w:t xml:space="preserve">  </w:t>
            </w:r>
          </w:p>
          <w:p w14:paraId="25CA1D7D" w14:textId="77777777" w:rsidR="00B645FF" w:rsidRDefault="00B645FF" w:rsidP="0072573A"/>
          <w:p w14:paraId="55DA0DC4" w14:textId="77777777" w:rsidR="00B645FF" w:rsidRPr="005767B4" w:rsidRDefault="00B645FF" w:rsidP="0072573A">
            <w:pPr>
              <w:pStyle w:val="ListParagraph"/>
            </w:pPr>
            <w:r>
              <w:rPr>
                <w:b/>
              </w:rPr>
              <w:t>Parasite density on inclusion</w:t>
            </w:r>
            <w:r>
              <w:br/>
            </w:r>
          </w:p>
        </w:tc>
      </w:tr>
      <w:tr w:rsidR="00B645FF" w14:paraId="12B1CD94" w14:textId="77777777" w:rsidTr="0072573A">
        <w:tc>
          <w:tcPr>
            <w:tcW w:w="9242" w:type="dxa"/>
            <w:gridSpan w:val="2"/>
          </w:tcPr>
          <w:p w14:paraId="53A88D2D" w14:textId="77777777" w:rsidR="00B645FF" w:rsidRDefault="00B645FF" w:rsidP="0072573A">
            <w:pPr>
              <w:rPr>
                <w:b/>
              </w:rPr>
            </w:pPr>
            <w:r w:rsidRPr="00552760">
              <w:rPr>
                <w:b/>
              </w:rPr>
              <w:t>New definition:</w:t>
            </w:r>
            <w:r>
              <w:rPr>
                <w:b/>
              </w:rPr>
              <w:t xml:space="preserve">  </w:t>
            </w:r>
          </w:p>
          <w:p w14:paraId="043CE63F" w14:textId="77777777" w:rsidR="00B645FF" w:rsidRDefault="00B645FF" w:rsidP="0072573A">
            <w:pPr>
              <w:rPr>
                <w:b/>
              </w:rPr>
            </w:pPr>
          </w:p>
          <w:p w14:paraId="2F59ABC5" w14:textId="77777777" w:rsidR="002115BA" w:rsidRDefault="002115BA" w:rsidP="002115BA">
            <w:pPr>
              <w:pStyle w:val="ListParagraph"/>
              <w:numPr>
                <w:ilvl w:val="0"/>
                <w:numId w:val="2"/>
              </w:numPr>
            </w:pPr>
            <w:r>
              <w:t>Contains the falciparum parasitaemia on the first smear on the day of inclusion</w:t>
            </w:r>
            <w:ins w:id="16" w:author="Andrew Payne" w:date="2012-11-16T10:57:00Z">
              <w:r>
                <w:br/>
              </w:r>
            </w:ins>
          </w:p>
          <w:p w14:paraId="1E1F76D7" w14:textId="77777777" w:rsidR="002115BA" w:rsidRDefault="002115BA" w:rsidP="002115BA">
            <w:pPr>
              <w:pStyle w:val="ListParagraph"/>
              <w:numPr>
                <w:ilvl w:val="0"/>
                <w:numId w:val="2"/>
              </w:numPr>
            </w:pPr>
            <w:r>
              <w:t>In situations where there are multiple parasitaemia measurements, it will return the first measurement on day 0.</w:t>
            </w:r>
            <w:ins w:id="17" w:author="Andrew Payne" w:date="2012-11-16T10:58:00Z">
              <w:r>
                <w:br/>
              </w:r>
            </w:ins>
          </w:p>
          <w:p w14:paraId="381EDA84" w14:textId="77777777" w:rsidR="00B645FF" w:rsidRPr="004A4C4F" w:rsidRDefault="002115BA" w:rsidP="0072573A">
            <w:pPr>
              <w:pStyle w:val="ListParagraph"/>
              <w:numPr>
                <w:ilvl w:val="0"/>
                <w:numId w:val="2"/>
              </w:numPr>
            </w:pPr>
            <w:r>
              <w:t>If there is no measurement for the parasite on the first smear or there is no smear on day zero it will contain null.</w:t>
            </w:r>
            <w:r w:rsidR="00B645FF">
              <w:br/>
            </w:r>
          </w:p>
        </w:tc>
      </w:tr>
      <w:tr w:rsidR="00B645FF" w14:paraId="23AFF5BD" w14:textId="77777777" w:rsidTr="0072573A">
        <w:tc>
          <w:tcPr>
            <w:tcW w:w="1809" w:type="dxa"/>
          </w:tcPr>
          <w:p w14:paraId="4A284F27" w14:textId="77777777" w:rsidR="00B645FF" w:rsidRPr="00552760" w:rsidRDefault="00B645FF" w:rsidP="0072573A">
            <w:pPr>
              <w:rPr>
                <w:b/>
              </w:rPr>
            </w:pPr>
            <w:r w:rsidRPr="00552760">
              <w:rPr>
                <w:b/>
              </w:rPr>
              <w:t>Date: 2012-11-08</w:t>
            </w:r>
          </w:p>
        </w:tc>
        <w:tc>
          <w:tcPr>
            <w:tcW w:w="7433" w:type="dxa"/>
          </w:tcPr>
          <w:p w14:paraId="07716157" w14:textId="77777777" w:rsidR="00B645FF" w:rsidRDefault="00B645FF" w:rsidP="0072573A">
            <w:r>
              <w:t>Mapper 1 returns the highest parasitaemia on day zero as opposed to the first parasitaemia count.</w:t>
            </w:r>
          </w:p>
        </w:tc>
      </w:tr>
      <w:tr w:rsidR="002115BA" w14:paraId="60025A40" w14:textId="77777777" w:rsidTr="0072573A">
        <w:tc>
          <w:tcPr>
            <w:tcW w:w="1809" w:type="dxa"/>
          </w:tcPr>
          <w:p w14:paraId="307310CE" w14:textId="77777777" w:rsidR="002115BA" w:rsidRPr="00552760" w:rsidRDefault="002115BA" w:rsidP="0072573A">
            <w:pPr>
              <w:rPr>
                <w:b/>
              </w:rPr>
            </w:pPr>
            <w:r>
              <w:rPr>
                <w:b/>
              </w:rPr>
              <w:t>Date:2012-11-15</w:t>
            </w:r>
          </w:p>
        </w:tc>
        <w:tc>
          <w:tcPr>
            <w:tcW w:w="7433" w:type="dxa"/>
          </w:tcPr>
          <w:p w14:paraId="49586AB4" w14:textId="77777777" w:rsidR="002115BA" w:rsidRDefault="002115BA" w:rsidP="0072573A">
            <w:r>
              <w:t>Code tweaked but as yet not tested.</w:t>
            </w:r>
          </w:p>
        </w:tc>
      </w:tr>
      <w:tr w:rsidR="00E90617" w14:paraId="6968FB56" w14:textId="77777777" w:rsidTr="0072573A">
        <w:tc>
          <w:tcPr>
            <w:tcW w:w="1809" w:type="dxa"/>
          </w:tcPr>
          <w:p w14:paraId="554D2171" w14:textId="77777777" w:rsidR="00E90617" w:rsidRDefault="00E90617" w:rsidP="00E90617">
            <w:pPr>
              <w:rPr>
                <w:b/>
              </w:rPr>
            </w:pPr>
            <w:r>
              <w:rPr>
                <w:b/>
              </w:rPr>
              <w:t>Date:2012-11-21</w:t>
            </w:r>
          </w:p>
        </w:tc>
        <w:tc>
          <w:tcPr>
            <w:tcW w:w="7433" w:type="dxa"/>
          </w:tcPr>
          <w:p w14:paraId="0B08BDE0" w14:textId="77777777" w:rsidR="00E90617" w:rsidRDefault="00E90617" w:rsidP="00E90617">
            <w:r>
              <w:t>Tested WWarnsetUtils LastDayTest</w:t>
            </w:r>
          </w:p>
        </w:tc>
      </w:tr>
    </w:tbl>
    <w:p w14:paraId="7B7EFE96" w14:textId="77777777" w:rsidR="00577294" w:rsidRDefault="00577294"/>
    <w:p w14:paraId="51F9B35B" w14:textId="77777777" w:rsidR="00C31010" w:rsidRDefault="00C31010">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8"/>
        <w:gridCol w:w="7228"/>
      </w:tblGrid>
      <w:tr w:rsidR="00C31010" w14:paraId="280B81F7" w14:textId="77777777" w:rsidTr="0072573A">
        <w:tc>
          <w:tcPr>
            <w:tcW w:w="9242" w:type="dxa"/>
            <w:gridSpan w:val="2"/>
          </w:tcPr>
          <w:p w14:paraId="7362956E" w14:textId="77777777" w:rsidR="00C31010" w:rsidRPr="00E342DF" w:rsidRDefault="00C31010" w:rsidP="00C31010">
            <w:pPr>
              <w:rPr>
                <w:b/>
                <w:highlight w:val="yellow"/>
              </w:rPr>
            </w:pPr>
            <w:r w:rsidRPr="00E342DF">
              <w:rPr>
                <w:b/>
              </w:rPr>
              <w:lastRenderedPageBreak/>
              <w:t xml:space="preserve">Recuparday  – </w:t>
            </w:r>
            <w:r w:rsidRPr="00E342DF">
              <w:t xml:space="preserve">  </w:t>
            </w:r>
            <w:r w:rsidRPr="00E342DF">
              <w:rPr>
                <w:b/>
              </w:rPr>
              <w:t>Day on which parasitaemia recurred</w:t>
            </w:r>
          </w:p>
        </w:tc>
      </w:tr>
      <w:tr w:rsidR="00C31010" w14:paraId="423A210B" w14:textId="77777777" w:rsidTr="0072573A">
        <w:tc>
          <w:tcPr>
            <w:tcW w:w="9242" w:type="dxa"/>
            <w:gridSpan w:val="2"/>
          </w:tcPr>
          <w:p w14:paraId="5C85B4E0" w14:textId="77777777" w:rsidR="00C31010" w:rsidRDefault="00C31010" w:rsidP="0072573A">
            <w:r w:rsidRPr="00552760">
              <w:rPr>
                <w:b/>
              </w:rPr>
              <w:t>Old definition:</w:t>
            </w:r>
            <w:r>
              <w:rPr>
                <w:b/>
              </w:rPr>
              <w:t xml:space="preserve">  </w:t>
            </w:r>
          </w:p>
          <w:p w14:paraId="1078CE8B" w14:textId="77777777" w:rsidR="00C31010" w:rsidRDefault="00C31010" w:rsidP="0072573A"/>
          <w:p w14:paraId="059863D2" w14:textId="77777777" w:rsidR="00C31010" w:rsidRPr="005767B4" w:rsidRDefault="00C31010" w:rsidP="0072573A">
            <w:pPr>
              <w:pStyle w:val="ListParagraph"/>
            </w:pPr>
            <w:r w:rsidRPr="00C31010">
              <w:rPr>
                <w:b/>
              </w:rPr>
              <w:t>Day of recurrent parasitaemia</w:t>
            </w:r>
            <w:r>
              <w:br/>
            </w:r>
          </w:p>
        </w:tc>
      </w:tr>
      <w:tr w:rsidR="00C31010" w14:paraId="4106FA41" w14:textId="77777777" w:rsidTr="0072573A">
        <w:tc>
          <w:tcPr>
            <w:tcW w:w="9242" w:type="dxa"/>
            <w:gridSpan w:val="2"/>
          </w:tcPr>
          <w:p w14:paraId="4B126DD9" w14:textId="77777777" w:rsidR="00C31010" w:rsidRDefault="00C31010" w:rsidP="0072573A">
            <w:pPr>
              <w:rPr>
                <w:b/>
              </w:rPr>
            </w:pPr>
            <w:r w:rsidRPr="00552760">
              <w:rPr>
                <w:b/>
              </w:rPr>
              <w:t>New definition:</w:t>
            </w:r>
            <w:r>
              <w:rPr>
                <w:b/>
              </w:rPr>
              <w:t xml:space="preserve">  </w:t>
            </w:r>
            <w:ins w:id="18" w:author="Andrew Payne" w:date="2012-11-16T11:11:00Z">
              <w:r w:rsidR="007F23DD">
                <w:rPr>
                  <w:b/>
                </w:rPr>
                <w:br/>
              </w:r>
            </w:ins>
          </w:p>
          <w:p w14:paraId="1D0D0948" w14:textId="77777777" w:rsidR="00075985" w:rsidRDefault="00C31010" w:rsidP="007F23DD">
            <w:pPr>
              <w:pStyle w:val="ListParagraph"/>
              <w:numPr>
                <w:ilvl w:val="0"/>
                <w:numId w:val="6"/>
              </w:numPr>
            </w:pPr>
            <w:r>
              <w:t>Contains the number of the first day after day 3 when parasites are present (all species) as determined by a non</w:t>
            </w:r>
            <w:r w:rsidR="008F2232">
              <w:t>-</w:t>
            </w:r>
            <w:r>
              <w:t>zero count or a parasite presence set to true.</w:t>
            </w:r>
          </w:p>
          <w:p w14:paraId="1829D4C4" w14:textId="77777777" w:rsidR="00075985" w:rsidRDefault="00075985" w:rsidP="00075985">
            <w:pPr>
              <w:pStyle w:val="ListParagraph"/>
            </w:pPr>
          </w:p>
          <w:p w14:paraId="17D4333B" w14:textId="77777777" w:rsidR="007F23DD" w:rsidRDefault="00075985" w:rsidP="007F23DD">
            <w:pPr>
              <w:pStyle w:val="ListParagraph"/>
              <w:numPr>
                <w:ilvl w:val="0"/>
                <w:numId w:val="6"/>
              </w:numPr>
            </w:pPr>
            <w:r>
              <w:t>No adjustment is made to ensure that it is not greater than study duration</w:t>
            </w:r>
            <w:r w:rsidR="007F23DD">
              <w:t xml:space="preserve">. </w:t>
            </w:r>
          </w:p>
          <w:p w14:paraId="42BE119C" w14:textId="77777777" w:rsidR="007F23DD" w:rsidRDefault="007F23DD" w:rsidP="007F23DD">
            <w:pPr>
              <w:pStyle w:val="ListParagraph"/>
            </w:pPr>
          </w:p>
          <w:p w14:paraId="10B669D6" w14:textId="77777777" w:rsidR="00C31010" w:rsidRPr="004A4C4F" w:rsidRDefault="002115BA" w:rsidP="007F23DD">
            <w:pPr>
              <w:pStyle w:val="ListParagraph"/>
              <w:numPr>
                <w:ilvl w:val="0"/>
                <w:numId w:val="6"/>
              </w:numPr>
            </w:pPr>
            <w:r>
              <w:t xml:space="preserve">Does not include </w:t>
            </w:r>
            <w:r w:rsidR="007F23DD">
              <w:t xml:space="preserve">Falciparum </w:t>
            </w:r>
            <w:r>
              <w:t>or Vivax gametocytes</w:t>
            </w:r>
            <w:r w:rsidR="00C31010">
              <w:br/>
            </w:r>
          </w:p>
        </w:tc>
      </w:tr>
      <w:tr w:rsidR="00C31010" w14:paraId="703E9A15" w14:textId="77777777" w:rsidTr="0072573A">
        <w:tc>
          <w:tcPr>
            <w:tcW w:w="1809" w:type="dxa"/>
          </w:tcPr>
          <w:p w14:paraId="43BB5C57" w14:textId="77777777" w:rsidR="00C31010" w:rsidRPr="00552760" w:rsidRDefault="00C31010" w:rsidP="0072573A">
            <w:pPr>
              <w:rPr>
                <w:b/>
              </w:rPr>
            </w:pPr>
            <w:r w:rsidRPr="00552760">
              <w:rPr>
                <w:b/>
              </w:rPr>
              <w:t>Date: 2012-11-08</w:t>
            </w:r>
          </w:p>
        </w:tc>
        <w:tc>
          <w:tcPr>
            <w:tcW w:w="7433" w:type="dxa"/>
          </w:tcPr>
          <w:p w14:paraId="05D24F73" w14:textId="77777777" w:rsidR="00C31010" w:rsidRDefault="00075985" w:rsidP="00292F93">
            <w:r>
              <w:t xml:space="preserve">Mapper2 seems to be returning incorrect values for parasite presence and some flags are inconsistent  </w:t>
            </w:r>
          </w:p>
        </w:tc>
      </w:tr>
      <w:tr w:rsidR="002115BA" w14:paraId="5640E8A3" w14:textId="77777777" w:rsidTr="0072573A">
        <w:tc>
          <w:tcPr>
            <w:tcW w:w="1809" w:type="dxa"/>
          </w:tcPr>
          <w:p w14:paraId="2CAA1762" w14:textId="77777777" w:rsidR="002115BA" w:rsidRPr="00552760" w:rsidRDefault="002115BA" w:rsidP="0072573A">
            <w:pPr>
              <w:rPr>
                <w:b/>
              </w:rPr>
            </w:pPr>
            <w:r>
              <w:rPr>
                <w:b/>
              </w:rPr>
              <w:t>Date:2012-11-15</w:t>
            </w:r>
          </w:p>
        </w:tc>
        <w:tc>
          <w:tcPr>
            <w:tcW w:w="7433" w:type="dxa"/>
          </w:tcPr>
          <w:p w14:paraId="144FD8E8" w14:textId="77777777" w:rsidR="002115BA" w:rsidRDefault="002115BA" w:rsidP="00075985">
            <w:r>
              <w:t>Code checked OK</w:t>
            </w:r>
          </w:p>
        </w:tc>
      </w:tr>
      <w:tr w:rsidR="0041637A" w14:paraId="3C55B720" w14:textId="77777777" w:rsidTr="0072573A">
        <w:tc>
          <w:tcPr>
            <w:tcW w:w="1809" w:type="dxa"/>
          </w:tcPr>
          <w:p w14:paraId="1329A370" w14:textId="77777777" w:rsidR="0041637A" w:rsidRDefault="0041637A" w:rsidP="0072573A">
            <w:pPr>
              <w:rPr>
                <w:b/>
              </w:rPr>
            </w:pPr>
            <w:r>
              <w:rPr>
                <w:b/>
              </w:rPr>
              <w:t>Date: 2012-11-21</w:t>
            </w:r>
          </w:p>
        </w:tc>
        <w:tc>
          <w:tcPr>
            <w:tcW w:w="7433" w:type="dxa"/>
          </w:tcPr>
          <w:p w14:paraId="3F6FBA95" w14:textId="77777777" w:rsidR="0041637A" w:rsidRDefault="0041637A" w:rsidP="00075985">
            <w:r>
              <w:t>Tested WWarnsetUtils RecurpardayTest</w:t>
            </w:r>
          </w:p>
        </w:tc>
      </w:tr>
    </w:tbl>
    <w:p w14:paraId="3F5F2E07" w14:textId="77777777" w:rsidR="00075985" w:rsidRDefault="00075985"/>
    <w:p w14:paraId="41758F7F" w14:textId="77777777" w:rsidR="00075985" w:rsidRDefault="00075985">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89"/>
        <w:gridCol w:w="7227"/>
      </w:tblGrid>
      <w:tr w:rsidR="00075985" w14:paraId="0F6F8AA1" w14:textId="77777777" w:rsidTr="0072573A">
        <w:tc>
          <w:tcPr>
            <w:tcW w:w="9242" w:type="dxa"/>
            <w:gridSpan w:val="2"/>
          </w:tcPr>
          <w:p w14:paraId="560EC384" w14:textId="77777777" w:rsidR="00075985" w:rsidRPr="00AA7D5E" w:rsidRDefault="00075985" w:rsidP="00075985">
            <w:pPr>
              <w:rPr>
                <w:b/>
              </w:rPr>
            </w:pPr>
            <w:r>
              <w:rPr>
                <w:b/>
              </w:rPr>
              <w:lastRenderedPageBreak/>
              <w:t xml:space="preserve">FSpecies   – </w:t>
            </w:r>
            <w:r>
              <w:t xml:space="preserve">  </w:t>
            </w:r>
            <w:r w:rsidRPr="00075985">
              <w:rPr>
                <w:b/>
              </w:rPr>
              <w:t>Species on day of recurrence</w:t>
            </w:r>
          </w:p>
        </w:tc>
      </w:tr>
      <w:tr w:rsidR="00075985" w14:paraId="4457D340" w14:textId="77777777" w:rsidTr="0072573A">
        <w:tc>
          <w:tcPr>
            <w:tcW w:w="9242" w:type="dxa"/>
            <w:gridSpan w:val="2"/>
          </w:tcPr>
          <w:p w14:paraId="4525F6A3" w14:textId="77777777" w:rsidR="00075985" w:rsidRDefault="00075985" w:rsidP="0072573A">
            <w:r w:rsidRPr="00552760">
              <w:rPr>
                <w:b/>
              </w:rPr>
              <w:t>Old definition:</w:t>
            </w:r>
            <w:r>
              <w:rPr>
                <w:b/>
              </w:rPr>
              <w:t xml:space="preserve">  </w:t>
            </w:r>
          </w:p>
          <w:p w14:paraId="5C73B53D" w14:textId="77777777" w:rsidR="00075985" w:rsidRDefault="00075985" w:rsidP="0072573A"/>
          <w:p w14:paraId="5DFCBFD2" w14:textId="77777777" w:rsidR="00075985" w:rsidRPr="005767B4" w:rsidRDefault="00075985" w:rsidP="0072573A">
            <w:pPr>
              <w:pStyle w:val="ListParagraph"/>
            </w:pPr>
            <w:r w:rsidRPr="00075985">
              <w:rPr>
                <w:b/>
              </w:rPr>
              <w:t>Species on day of recurrence</w:t>
            </w:r>
            <w:r>
              <w:br/>
            </w:r>
          </w:p>
        </w:tc>
      </w:tr>
      <w:tr w:rsidR="00075985" w14:paraId="7295EDE4" w14:textId="77777777" w:rsidTr="0072573A">
        <w:tc>
          <w:tcPr>
            <w:tcW w:w="9242" w:type="dxa"/>
            <w:gridSpan w:val="2"/>
          </w:tcPr>
          <w:p w14:paraId="785010AB" w14:textId="77777777" w:rsidR="00075985" w:rsidRDefault="00075985" w:rsidP="0072573A">
            <w:pPr>
              <w:rPr>
                <w:b/>
              </w:rPr>
            </w:pPr>
            <w:r w:rsidRPr="00552760">
              <w:rPr>
                <w:b/>
              </w:rPr>
              <w:t>New definition:</w:t>
            </w:r>
            <w:r>
              <w:rPr>
                <w:b/>
              </w:rPr>
              <w:t xml:space="preserve">  </w:t>
            </w:r>
          </w:p>
          <w:p w14:paraId="329C68D5" w14:textId="77777777" w:rsidR="00075985" w:rsidRDefault="00075985" w:rsidP="0072573A">
            <w:pPr>
              <w:rPr>
                <w:b/>
              </w:rPr>
            </w:pPr>
          </w:p>
          <w:p w14:paraId="356E7ED5" w14:textId="77777777" w:rsidR="00075985" w:rsidRDefault="00075985" w:rsidP="00075985">
            <w:pPr>
              <w:pStyle w:val="ListParagraph"/>
              <w:numPr>
                <w:ilvl w:val="0"/>
                <w:numId w:val="2"/>
              </w:numPr>
            </w:pPr>
            <w:r>
              <w:t>Determines the species of parasite on the last day. Where:</w:t>
            </w:r>
          </w:p>
          <w:p w14:paraId="6B0487D8" w14:textId="77777777" w:rsidR="00075985" w:rsidRDefault="00075985" w:rsidP="00075985">
            <w:pPr>
              <w:pStyle w:val="ListParagraph"/>
              <w:numPr>
                <w:ilvl w:val="1"/>
                <w:numId w:val="2"/>
              </w:numPr>
            </w:pPr>
            <w:r>
              <w:t>Pf and not Pv = 1</w:t>
            </w:r>
          </w:p>
          <w:p w14:paraId="27DC5AD6" w14:textId="77777777" w:rsidR="00075985" w:rsidRDefault="00075985" w:rsidP="00075985">
            <w:pPr>
              <w:pStyle w:val="ListParagraph"/>
              <w:numPr>
                <w:ilvl w:val="1"/>
                <w:numId w:val="2"/>
              </w:numPr>
            </w:pPr>
            <w:r>
              <w:t>Pv and not Pf = 2</w:t>
            </w:r>
          </w:p>
          <w:p w14:paraId="4B9596D6" w14:textId="77777777" w:rsidR="0072573A" w:rsidRDefault="00075985" w:rsidP="00075985">
            <w:pPr>
              <w:pStyle w:val="ListParagraph"/>
              <w:numPr>
                <w:ilvl w:val="1"/>
                <w:numId w:val="2"/>
              </w:numPr>
            </w:pPr>
            <w:r>
              <w:t>Pf  and Pv = 3</w:t>
            </w:r>
          </w:p>
          <w:p w14:paraId="44C87A71" w14:textId="77777777" w:rsidR="00B12144" w:rsidRDefault="0072573A" w:rsidP="00075985">
            <w:pPr>
              <w:pStyle w:val="ListParagraph"/>
              <w:numPr>
                <w:ilvl w:val="1"/>
                <w:numId w:val="2"/>
              </w:numPr>
            </w:pPr>
            <w:r>
              <w:t xml:space="preserve">Pf and other species (not vivax) = </w:t>
            </w:r>
            <w:r w:rsidR="00B12144">
              <w:t>4</w:t>
            </w:r>
          </w:p>
          <w:p w14:paraId="5A0E0DB3" w14:textId="77777777" w:rsidR="00B12144" w:rsidRDefault="00B12144" w:rsidP="00075985">
            <w:pPr>
              <w:pStyle w:val="ListParagraph"/>
              <w:numPr>
                <w:ilvl w:val="1"/>
                <w:numId w:val="2"/>
              </w:numPr>
            </w:pPr>
            <w:r>
              <w:t>Pv and other species (not falciparum) = 5</w:t>
            </w:r>
          </w:p>
          <w:p w14:paraId="68308542" w14:textId="77777777" w:rsidR="00075985" w:rsidRDefault="00B12144" w:rsidP="00075985">
            <w:pPr>
              <w:pStyle w:val="ListParagraph"/>
              <w:numPr>
                <w:ilvl w:val="1"/>
                <w:numId w:val="2"/>
              </w:numPr>
            </w:pPr>
            <w:r>
              <w:t>Other species only (not falciparum or vivax)= 6</w:t>
            </w:r>
            <w:r w:rsidR="00D85093">
              <w:br/>
            </w:r>
          </w:p>
          <w:p w14:paraId="28753122" w14:textId="77777777" w:rsidR="00BA6D67" w:rsidRDefault="00D85093" w:rsidP="00D85093">
            <w:pPr>
              <w:pStyle w:val="ListParagraph"/>
              <w:numPr>
                <w:ilvl w:val="0"/>
                <w:numId w:val="2"/>
              </w:numPr>
            </w:pPr>
            <w:r>
              <w:t>Where lastDay is the day on which outcome is decided and must be greater than day 2</w:t>
            </w:r>
            <w:r w:rsidR="00BA6D67">
              <w:br/>
            </w:r>
          </w:p>
          <w:p w14:paraId="32EABE5E" w14:textId="77777777" w:rsidR="00075985" w:rsidRPr="004A4C4F" w:rsidRDefault="00BA6D67" w:rsidP="00D85093">
            <w:pPr>
              <w:pStyle w:val="ListParagraph"/>
              <w:numPr>
                <w:ilvl w:val="0"/>
                <w:numId w:val="2"/>
              </w:numPr>
            </w:pPr>
            <w:r>
              <w:t>Will check for gametocytes</w:t>
            </w:r>
            <w:r w:rsidR="00075985">
              <w:br/>
            </w:r>
          </w:p>
        </w:tc>
      </w:tr>
      <w:tr w:rsidR="00075985" w14:paraId="729DDBB7" w14:textId="77777777" w:rsidTr="0072573A">
        <w:tc>
          <w:tcPr>
            <w:tcW w:w="1809" w:type="dxa"/>
          </w:tcPr>
          <w:p w14:paraId="7CD44A8C" w14:textId="77777777" w:rsidR="00075985" w:rsidRPr="00552760" w:rsidRDefault="00075985" w:rsidP="0072573A">
            <w:pPr>
              <w:rPr>
                <w:b/>
              </w:rPr>
            </w:pPr>
            <w:r w:rsidRPr="00552760">
              <w:rPr>
                <w:b/>
              </w:rPr>
              <w:t>Date: 2012-11-08</w:t>
            </w:r>
          </w:p>
        </w:tc>
        <w:tc>
          <w:tcPr>
            <w:tcW w:w="7433" w:type="dxa"/>
          </w:tcPr>
          <w:p w14:paraId="773CCD53" w14:textId="77777777" w:rsidR="00075985" w:rsidRDefault="00D85093" w:rsidP="0072573A">
            <w:r>
              <w:t>Plenty of variance particularly CDCMJ and KCZNJ</w:t>
            </w:r>
          </w:p>
        </w:tc>
      </w:tr>
      <w:tr w:rsidR="00BA6D67" w14:paraId="219B273D" w14:textId="77777777" w:rsidTr="0072573A">
        <w:tc>
          <w:tcPr>
            <w:tcW w:w="1809" w:type="dxa"/>
          </w:tcPr>
          <w:p w14:paraId="2D02F158" w14:textId="77777777" w:rsidR="00BA6D67" w:rsidRPr="00552760" w:rsidRDefault="00BA6D67" w:rsidP="0072573A">
            <w:pPr>
              <w:rPr>
                <w:b/>
              </w:rPr>
            </w:pPr>
            <w:r>
              <w:rPr>
                <w:b/>
              </w:rPr>
              <w:t>Date:2012-11-15</w:t>
            </w:r>
          </w:p>
        </w:tc>
        <w:tc>
          <w:tcPr>
            <w:tcW w:w="7433" w:type="dxa"/>
          </w:tcPr>
          <w:p w14:paraId="64F18C2B" w14:textId="77777777" w:rsidR="00BA6D67" w:rsidRDefault="00BA6D67" w:rsidP="0072573A">
            <w:r>
              <w:t>Code changes to implement other species checks</w:t>
            </w:r>
          </w:p>
        </w:tc>
      </w:tr>
      <w:tr w:rsidR="00E90617" w14:paraId="3966404C" w14:textId="77777777" w:rsidTr="0072573A">
        <w:tc>
          <w:tcPr>
            <w:tcW w:w="1809" w:type="dxa"/>
          </w:tcPr>
          <w:p w14:paraId="583D0BED" w14:textId="77777777" w:rsidR="00E90617" w:rsidRDefault="00E90617" w:rsidP="00E90617">
            <w:pPr>
              <w:rPr>
                <w:b/>
              </w:rPr>
            </w:pPr>
            <w:r>
              <w:rPr>
                <w:b/>
              </w:rPr>
              <w:t>Date:2012-11-21</w:t>
            </w:r>
          </w:p>
        </w:tc>
        <w:tc>
          <w:tcPr>
            <w:tcW w:w="7433" w:type="dxa"/>
          </w:tcPr>
          <w:p w14:paraId="38FF68DA" w14:textId="77777777" w:rsidR="00E90617" w:rsidRDefault="00E90617" w:rsidP="00E90617">
            <w:r>
              <w:t>Tested WWarnsetUtils LastDayTest</w:t>
            </w:r>
          </w:p>
        </w:tc>
      </w:tr>
    </w:tbl>
    <w:p w14:paraId="22BD79EE" w14:textId="77777777" w:rsidR="00C31010" w:rsidRDefault="00C31010"/>
    <w:p w14:paraId="59FB5C87" w14:textId="77777777" w:rsidR="00D85093" w:rsidRDefault="00D85093">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90"/>
        <w:gridCol w:w="7226"/>
      </w:tblGrid>
      <w:tr w:rsidR="00D85093" w14:paraId="3CA8CD51" w14:textId="77777777" w:rsidTr="0072573A">
        <w:tc>
          <w:tcPr>
            <w:tcW w:w="9242" w:type="dxa"/>
            <w:gridSpan w:val="2"/>
          </w:tcPr>
          <w:p w14:paraId="1B19824F" w14:textId="77777777" w:rsidR="00D85093" w:rsidRPr="00AA7D5E" w:rsidRDefault="00D85093" w:rsidP="002E7555">
            <w:pPr>
              <w:rPr>
                <w:b/>
              </w:rPr>
            </w:pPr>
            <w:r>
              <w:rPr>
                <w:b/>
              </w:rPr>
              <w:lastRenderedPageBreak/>
              <w:t xml:space="preserve">PCRWset   – </w:t>
            </w:r>
            <w:r>
              <w:t xml:space="preserve">  </w:t>
            </w:r>
            <w:r w:rsidR="002E7555">
              <w:rPr>
                <w:b/>
              </w:rPr>
              <w:t>PCR Result</w:t>
            </w:r>
          </w:p>
        </w:tc>
      </w:tr>
      <w:tr w:rsidR="00D85093" w14:paraId="09D13575" w14:textId="77777777" w:rsidTr="0072573A">
        <w:tc>
          <w:tcPr>
            <w:tcW w:w="9242" w:type="dxa"/>
            <w:gridSpan w:val="2"/>
          </w:tcPr>
          <w:p w14:paraId="32D9743E" w14:textId="77777777" w:rsidR="00D85093" w:rsidRDefault="00D85093" w:rsidP="0072573A">
            <w:r w:rsidRPr="00552760">
              <w:rPr>
                <w:b/>
              </w:rPr>
              <w:t>Old definition:</w:t>
            </w:r>
            <w:r>
              <w:rPr>
                <w:b/>
              </w:rPr>
              <w:t xml:space="preserve">  </w:t>
            </w:r>
          </w:p>
          <w:p w14:paraId="5B4D43DE" w14:textId="77777777" w:rsidR="00D85093" w:rsidRDefault="00D85093" w:rsidP="0072573A"/>
          <w:p w14:paraId="3E317138" w14:textId="77777777" w:rsidR="00D85093" w:rsidRPr="005767B4" w:rsidRDefault="00D85093" w:rsidP="0072573A">
            <w:pPr>
              <w:pStyle w:val="ListParagraph"/>
            </w:pPr>
            <w:r w:rsidRPr="00075985">
              <w:rPr>
                <w:b/>
              </w:rPr>
              <w:t>Species on day of recurrence</w:t>
            </w:r>
            <w:r>
              <w:br/>
            </w:r>
          </w:p>
        </w:tc>
      </w:tr>
      <w:tr w:rsidR="00D85093" w14:paraId="2C6F48BA" w14:textId="77777777" w:rsidTr="0072573A">
        <w:tc>
          <w:tcPr>
            <w:tcW w:w="9242" w:type="dxa"/>
            <w:gridSpan w:val="2"/>
          </w:tcPr>
          <w:p w14:paraId="39FC8140" w14:textId="77777777" w:rsidR="00D85093" w:rsidRDefault="00D85093" w:rsidP="0072573A">
            <w:pPr>
              <w:rPr>
                <w:b/>
              </w:rPr>
            </w:pPr>
            <w:r w:rsidRPr="00552760">
              <w:rPr>
                <w:b/>
              </w:rPr>
              <w:t>New definition:</w:t>
            </w:r>
            <w:r>
              <w:rPr>
                <w:b/>
              </w:rPr>
              <w:t xml:space="preserve">  </w:t>
            </w:r>
          </w:p>
          <w:p w14:paraId="26F7537C" w14:textId="77777777" w:rsidR="00D85093" w:rsidRDefault="00D85093" w:rsidP="0072573A">
            <w:pPr>
              <w:rPr>
                <w:b/>
              </w:rPr>
            </w:pPr>
          </w:p>
          <w:p w14:paraId="794A90B6" w14:textId="77777777" w:rsidR="00BA6D67" w:rsidRDefault="008F2232" w:rsidP="00BA6D67">
            <w:pPr>
              <w:pStyle w:val="ListParagraph"/>
              <w:numPr>
                <w:ilvl w:val="0"/>
                <w:numId w:val="2"/>
              </w:numPr>
            </w:pPr>
            <w:r>
              <w:t xml:space="preserve">Pretty much a redundant flag now as the decision has been made to only manage one PCR result. </w:t>
            </w:r>
            <w:r w:rsidR="00BA6D67">
              <w:t xml:space="preserve"> Used internally for other calculations</w:t>
            </w:r>
          </w:p>
          <w:p w14:paraId="3C9EA010" w14:textId="77777777" w:rsidR="00D85093" w:rsidRPr="004A4C4F" w:rsidRDefault="00D85093" w:rsidP="00BA6D67">
            <w:pPr>
              <w:pStyle w:val="ListParagraph"/>
            </w:pPr>
            <w:r>
              <w:br/>
            </w:r>
          </w:p>
        </w:tc>
      </w:tr>
      <w:tr w:rsidR="00D85093" w14:paraId="7081B3D0" w14:textId="77777777" w:rsidTr="0072573A">
        <w:tc>
          <w:tcPr>
            <w:tcW w:w="1809" w:type="dxa"/>
          </w:tcPr>
          <w:p w14:paraId="4445C2EA" w14:textId="77777777" w:rsidR="00D85093" w:rsidRPr="00552760" w:rsidRDefault="00D85093" w:rsidP="0072573A">
            <w:pPr>
              <w:rPr>
                <w:b/>
              </w:rPr>
            </w:pPr>
            <w:r w:rsidRPr="00552760">
              <w:rPr>
                <w:b/>
              </w:rPr>
              <w:t>Date: 2012-11-08</w:t>
            </w:r>
          </w:p>
        </w:tc>
        <w:tc>
          <w:tcPr>
            <w:tcW w:w="7433" w:type="dxa"/>
          </w:tcPr>
          <w:p w14:paraId="43535F74" w14:textId="77777777" w:rsidR="00D85093" w:rsidRDefault="00D85093" w:rsidP="0072573A">
            <w:r>
              <w:t>Plenty of variance particularly CDCMJ and KCZNJ</w:t>
            </w:r>
          </w:p>
        </w:tc>
      </w:tr>
      <w:tr w:rsidR="00BA6D67" w14:paraId="2763402A" w14:textId="77777777" w:rsidTr="0072573A">
        <w:tc>
          <w:tcPr>
            <w:tcW w:w="1809" w:type="dxa"/>
          </w:tcPr>
          <w:p w14:paraId="3ADC2820" w14:textId="77777777" w:rsidR="00BA6D67" w:rsidRPr="00552760" w:rsidRDefault="00BA6D67" w:rsidP="0072573A">
            <w:pPr>
              <w:rPr>
                <w:b/>
              </w:rPr>
            </w:pPr>
            <w:r>
              <w:rPr>
                <w:b/>
              </w:rPr>
              <w:t>Date:2012-11-15</w:t>
            </w:r>
          </w:p>
        </w:tc>
        <w:tc>
          <w:tcPr>
            <w:tcW w:w="7433" w:type="dxa"/>
          </w:tcPr>
          <w:p w14:paraId="2AFC2D51" w14:textId="77777777" w:rsidR="00BA6D67" w:rsidRDefault="00BA6D67" w:rsidP="0072573A">
            <w:r>
              <w:t>Code checked OK</w:t>
            </w:r>
          </w:p>
        </w:tc>
      </w:tr>
    </w:tbl>
    <w:p w14:paraId="25A14687" w14:textId="77777777" w:rsidR="005506FB" w:rsidRDefault="005506FB"/>
    <w:p w14:paraId="371B7685" w14:textId="77777777" w:rsidR="005506FB" w:rsidRDefault="005506FB">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74"/>
        <w:gridCol w:w="7242"/>
      </w:tblGrid>
      <w:tr w:rsidR="005506FB" w14:paraId="674AEA5C" w14:textId="77777777" w:rsidTr="0072573A">
        <w:tc>
          <w:tcPr>
            <w:tcW w:w="9242" w:type="dxa"/>
            <w:gridSpan w:val="2"/>
          </w:tcPr>
          <w:p w14:paraId="339E9F1D" w14:textId="77777777" w:rsidR="005506FB" w:rsidRPr="00AA7D5E" w:rsidRDefault="005506FB" w:rsidP="0072573A">
            <w:pPr>
              <w:rPr>
                <w:b/>
              </w:rPr>
            </w:pPr>
            <w:r>
              <w:rPr>
                <w:b/>
              </w:rPr>
              <w:lastRenderedPageBreak/>
              <w:t>StatAdjusted</w:t>
            </w:r>
          </w:p>
        </w:tc>
      </w:tr>
      <w:tr w:rsidR="005506FB" w14:paraId="2AE496D5" w14:textId="77777777" w:rsidTr="0072573A">
        <w:tc>
          <w:tcPr>
            <w:tcW w:w="9242" w:type="dxa"/>
            <w:gridSpan w:val="2"/>
          </w:tcPr>
          <w:p w14:paraId="400DA88F" w14:textId="77777777" w:rsidR="005506FB" w:rsidRDefault="005506FB" w:rsidP="0072573A">
            <w:r w:rsidRPr="00552760">
              <w:rPr>
                <w:b/>
              </w:rPr>
              <w:t>Old definition:</w:t>
            </w:r>
            <w:r>
              <w:rPr>
                <w:b/>
              </w:rPr>
              <w:t xml:space="preserve">  </w:t>
            </w:r>
          </w:p>
          <w:p w14:paraId="67084752" w14:textId="77777777" w:rsidR="005506FB" w:rsidRDefault="005506FB" w:rsidP="0072573A"/>
          <w:p w14:paraId="43A4F8AB" w14:textId="77777777" w:rsidR="005506FB" w:rsidRPr="005767B4" w:rsidRDefault="005506FB" w:rsidP="0072573A">
            <w:pPr>
              <w:pStyle w:val="ListParagraph"/>
            </w:pPr>
            <w:r>
              <w:rPr>
                <w:b/>
              </w:rPr>
              <w:t>No definition</w:t>
            </w:r>
            <w:r>
              <w:br/>
            </w:r>
          </w:p>
        </w:tc>
      </w:tr>
      <w:tr w:rsidR="005506FB" w14:paraId="4948B2AE" w14:textId="77777777" w:rsidTr="0072573A">
        <w:tc>
          <w:tcPr>
            <w:tcW w:w="9242" w:type="dxa"/>
            <w:gridSpan w:val="2"/>
          </w:tcPr>
          <w:p w14:paraId="1E7B33A3" w14:textId="77777777" w:rsidR="005506FB" w:rsidRDefault="005506FB" w:rsidP="0072573A">
            <w:pPr>
              <w:rPr>
                <w:b/>
              </w:rPr>
            </w:pPr>
            <w:r w:rsidRPr="00552760">
              <w:rPr>
                <w:b/>
              </w:rPr>
              <w:t>New definition:</w:t>
            </w:r>
            <w:r>
              <w:rPr>
                <w:b/>
              </w:rPr>
              <w:t xml:space="preserve">  </w:t>
            </w:r>
          </w:p>
          <w:p w14:paraId="7778A7EA" w14:textId="77777777" w:rsidR="005506FB" w:rsidRDefault="005506FB" w:rsidP="0072573A">
            <w:pPr>
              <w:rPr>
                <w:b/>
              </w:rPr>
            </w:pPr>
          </w:p>
          <w:p w14:paraId="6ACEA295" w14:textId="77777777" w:rsidR="00B54ADD" w:rsidRPr="005A33BE" w:rsidRDefault="00B54ADD" w:rsidP="00B54ADD">
            <w:pPr>
              <w:pStyle w:val="ListParagraph"/>
              <w:numPr>
                <w:ilvl w:val="0"/>
                <w:numId w:val="2"/>
              </w:numPr>
            </w:pPr>
            <w:r w:rsidRPr="005A33BE">
              <w:t>If the patient has recurrent falciparum parasitaemia and the PCR is set to “RC” contains ‘1’</w:t>
            </w:r>
          </w:p>
          <w:p w14:paraId="14402199" w14:textId="77777777" w:rsidR="00B54ADD" w:rsidRPr="005A33BE" w:rsidRDefault="00B54ADD" w:rsidP="00B54ADD">
            <w:pPr>
              <w:pStyle w:val="ListParagraph"/>
              <w:numPr>
                <w:ilvl w:val="0"/>
                <w:numId w:val="2"/>
              </w:numPr>
            </w:pPr>
            <w:r w:rsidRPr="005A33BE">
              <w:t>Else if there is an early treatment failure contains a ‘1’</w:t>
            </w:r>
          </w:p>
          <w:p w14:paraId="7B559A9C" w14:textId="77777777" w:rsidR="00B54ADD" w:rsidRPr="005A33BE" w:rsidRDefault="00B54ADD" w:rsidP="00B54ADD">
            <w:pPr>
              <w:pStyle w:val="ListParagraph"/>
              <w:numPr>
                <w:ilvl w:val="0"/>
                <w:numId w:val="2"/>
              </w:numPr>
            </w:pPr>
            <w:r w:rsidRPr="005A33BE">
              <w:t>Else if there is recurrent falciparum parasitaemia and the recurrence day is less than or equal to 7 contains a ‘1’</w:t>
            </w:r>
            <w:r w:rsidR="0038786E" w:rsidRPr="005A33BE">
              <w:t xml:space="preserve"> </w:t>
            </w:r>
            <w:r w:rsidR="0038786E" w:rsidRPr="005A33BE">
              <w:rPr>
                <w:highlight w:val="yellow"/>
              </w:rPr>
              <w:t>unless PCR result is RI (i.e.</w:t>
            </w:r>
            <w:r w:rsidR="0038786E" w:rsidRPr="005A33BE">
              <w:rPr>
                <w:b/>
                <w:highlight w:val="yellow"/>
              </w:rPr>
              <w:t xml:space="preserve"> FlgPCR2=1)</w:t>
            </w:r>
          </w:p>
          <w:p w14:paraId="1E193D13" w14:textId="77777777" w:rsidR="00B54ADD" w:rsidRPr="004A4C4F" w:rsidRDefault="00B54ADD" w:rsidP="00B54ADD">
            <w:pPr>
              <w:pStyle w:val="ListParagraph"/>
              <w:numPr>
                <w:ilvl w:val="0"/>
                <w:numId w:val="2"/>
              </w:numPr>
            </w:pPr>
            <w:r w:rsidRPr="005A33BE">
              <w:t>Else contains ‘0’</w:t>
            </w:r>
            <w:r>
              <w:br/>
            </w:r>
          </w:p>
        </w:tc>
      </w:tr>
      <w:tr w:rsidR="005506FB" w14:paraId="26844732" w14:textId="77777777" w:rsidTr="0072573A">
        <w:tc>
          <w:tcPr>
            <w:tcW w:w="1809" w:type="dxa"/>
          </w:tcPr>
          <w:p w14:paraId="04FBA092" w14:textId="77777777" w:rsidR="005506FB" w:rsidRPr="00552760" w:rsidRDefault="005506FB" w:rsidP="0072573A">
            <w:pPr>
              <w:rPr>
                <w:b/>
              </w:rPr>
            </w:pPr>
            <w:r w:rsidRPr="00552760">
              <w:rPr>
                <w:b/>
              </w:rPr>
              <w:t>Date: 2012-11-08</w:t>
            </w:r>
          </w:p>
        </w:tc>
        <w:tc>
          <w:tcPr>
            <w:tcW w:w="7433" w:type="dxa"/>
          </w:tcPr>
          <w:p w14:paraId="444BAEF8" w14:textId="77777777" w:rsidR="005506FB" w:rsidRDefault="005506FB" w:rsidP="0072573A">
            <w:r>
              <w:t>Plenty of variance particularly CDCMJ and KCZNJ</w:t>
            </w:r>
          </w:p>
        </w:tc>
      </w:tr>
      <w:tr w:rsidR="00BA6D67" w14:paraId="1FC58929" w14:textId="77777777" w:rsidTr="0072573A">
        <w:tc>
          <w:tcPr>
            <w:tcW w:w="1809" w:type="dxa"/>
          </w:tcPr>
          <w:p w14:paraId="3BAC209B" w14:textId="77777777" w:rsidR="00BA6D67" w:rsidRPr="00552760" w:rsidRDefault="00BA6D67" w:rsidP="0072573A">
            <w:pPr>
              <w:rPr>
                <w:b/>
              </w:rPr>
            </w:pPr>
            <w:r>
              <w:rPr>
                <w:b/>
              </w:rPr>
              <w:t>Date: 2012-11-15</w:t>
            </w:r>
          </w:p>
        </w:tc>
        <w:tc>
          <w:tcPr>
            <w:tcW w:w="7433" w:type="dxa"/>
          </w:tcPr>
          <w:p w14:paraId="556BB32C" w14:textId="77777777" w:rsidR="00BA6D67" w:rsidRDefault="00BA6D67" w:rsidP="0072573A">
            <w:r>
              <w:t>Code checks OK</w:t>
            </w:r>
          </w:p>
        </w:tc>
      </w:tr>
      <w:tr w:rsidR="00E14DC2" w14:paraId="0452BC01" w14:textId="77777777" w:rsidTr="0072573A">
        <w:tc>
          <w:tcPr>
            <w:tcW w:w="1809" w:type="dxa"/>
          </w:tcPr>
          <w:p w14:paraId="782BAC21" w14:textId="77777777" w:rsidR="00E14DC2" w:rsidRDefault="00E14DC2" w:rsidP="0072573A">
            <w:pPr>
              <w:rPr>
                <w:b/>
              </w:rPr>
            </w:pPr>
            <w:r>
              <w:rPr>
                <w:b/>
              </w:rPr>
              <w:t>Date: 2012-11-21</w:t>
            </w:r>
          </w:p>
        </w:tc>
        <w:tc>
          <w:tcPr>
            <w:tcW w:w="7433" w:type="dxa"/>
          </w:tcPr>
          <w:p w14:paraId="3E775DB5" w14:textId="77777777" w:rsidR="00E14DC2" w:rsidRDefault="00E14DC2" w:rsidP="0072573A">
            <w:r>
              <w:t>Tested WWarnsetUtils  StatAdjusted(1-4)Test</w:t>
            </w:r>
          </w:p>
        </w:tc>
      </w:tr>
    </w:tbl>
    <w:p w14:paraId="75031E45" w14:textId="77777777" w:rsidR="00D85093" w:rsidRDefault="00D85093"/>
    <w:p w14:paraId="13AD27D8" w14:textId="77777777" w:rsidR="005506FB" w:rsidRDefault="005506FB">
      <w:r>
        <w:br w:type="page"/>
      </w:r>
    </w:p>
    <w:tbl>
      <w:tblPr>
        <w:tblStyle w:val="TableGrid"/>
        <w:tblpPr w:leftFromText="180" w:rightFromText="180" w:vertAnchor="page" w:horzAnchor="margin" w:tblpY="1096"/>
        <w:tblW w:w="0" w:type="auto"/>
        <w:tblLook w:val="04A0" w:firstRow="1" w:lastRow="0" w:firstColumn="1" w:lastColumn="0" w:noHBand="0" w:noVBand="1"/>
      </w:tblPr>
      <w:tblGrid>
        <w:gridCol w:w="1772"/>
        <w:gridCol w:w="7244"/>
      </w:tblGrid>
      <w:tr w:rsidR="005506FB" w14:paraId="0BE92C32" w14:textId="77777777" w:rsidTr="0072573A">
        <w:tc>
          <w:tcPr>
            <w:tcW w:w="9242" w:type="dxa"/>
            <w:gridSpan w:val="2"/>
          </w:tcPr>
          <w:p w14:paraId="74DE36CC" w14:textId="77777777" w:rsidR="005506FB" w:rsidRPr="00AA7D5E" w:rsidRDefault="005506FB" w:rsidP="0072573A">
            <w:pPr>
              <w:rPr>
                <w:b/>
              </w:rPr>
            </w:pPr>
            <w:r>
              <w:rPr>
                <w:b/>
              </w:rPr>
              <w:lastRenderedPageBreak/>
              <w:t>StatUnadjusted</w:t>
            </w:r>
          </w:p>
        </w:tc>
      </w:tr>
      <w:tr w:rsidR="005506FB" w14:paraId="7196AAB6" w14:textId="77777777" w:rsidTr="0072573A">
        <w:tc>
          <w:tcPr>
            <w:tcW w:w="9242" w:type="dxa"/>
            <w:gridSpan w:val="2"/>
          </w:tcPr>
          <w:p w14:paraId="0B5125DA" w14:textId="77777777" w:rsidR="005506FB" w:rsidRDefault="005506FB" w:rsidP="0072573A">
            <w:r w:rsidRPr="00552760">
              <w:rPr>
                <w:b/>
              </w:rPr>
              <w:t>Old definition:</w:t>
            </w:r>
            <w:r>
              <w:rPr>
                <w:b/>
              </w:rPr>
              <w:t xml:space="preserve">  </w:t>
            </w:r>
          </w:p>
          <w:p w14:paraId="4325CBB3" w14:textId="77777777" w:rsidR="005506FB" w:rsidRDefault="005506FB" w:rsidP="0072573A"/>
          <w:p w14:paraId="1C047203" w14:textId="77777777" w:rsidR="005506FB" w:rsidRPr="005767B4" w:rsidRDefault="005506FB" w:rsidP="0072573A">
            <w:pPr>
              <w:pStyle w:val="ListParagraph"/>
            </w:pPr>
            <w:r>
              <w:rPr>
                <w:b/>
              </w:rPr>
              <w:t>No definition</w:t>
            </w:r>
            <w:r>
              <w:br/>
            </w:r>
          </w:p>
        </w:tc>
      </w:tr>
      <w:tr w:rsidR="005506FB" w14:paraId="402BC95F" w14:textId="77777777" w:rsidTr="0072573A">
        <w:tc>
          <w:tcPr>
            <w:tcW w:w="9242" w:type="dxa"/>
            <w:gridSpan w:val="2"/>
          </w:tcPr>
          <w:p w14:paraId="3C200F37" w14:textId="77777777" w:rsidR="005506FB" w:rsidRDefault="005506FB" w:rsidP="0072573A">
            <w:pPr>
              <w:rPr>
                <w:b/>
              </w:rPr>
            </w:pPr>
            <w:r w:rsidRPr="00552760">
              <w:rPr>
                <w:b/>
              </w:rPr>
              <w:t>New definition:</w:t>
            </w:r>
            <w:r>
              <w:rPr>
                <w:b/>
              </w:rPr>
              <w:t xml:space="preserve">  </w:t>
            </w:r>
          </w:p>
          <w:p w14:paraId="34F477A4" w14:textId="77777777" w:rsidR="005506FB" w:rsidRDefault="005506FB" w:rsidP="0072573A">
            <w:pPr>
              <w:rPr>
                <w:b/>
              </w:rPr>
            </w:pPr>
          </w:p>
          <w:p w14:paraId="219E8D12" w14:textId="77777777" w:rsidR="005506FB" w:rsidRPr="002D7631" w:rsidRDefault="00432DF0" w:rsidP="0072573A">
            <w:pPr>
              <w:pStyle w:val="ListParagraph"/>
              <w:numPr>
                <w:ilvl w:val="0"/>
                <w:numId w:val="2"/>
              </w:numPr>
              <w:rPr>
                <w:strike/>
              </w:rPr>
            </w:pPr>
            <w:r w:rsidRPr="002D7631">
              <w:rPr>
                <w:strike/>
              </w:rPr>
              <w:t>I</w:t>
            </w:r>
            <w:r w:rsidR="005506FB" w:rsidRPr="002D7631">
              <w:rPr>
                <w:strike/>
              </w:rPr>
              <w:t>f there is an early treatment failure contains a ‘1’</w:t>
            </w:r>
          </w:p>
          <w:p w14:paraId="5A96B1BF" w14:textId="77777777" w:rsidR="005506FB" w:rsidRPr="002D7631" w:rsidRDefault="005506FB" w:rsidP="0072573A">
            <w:pPr>
              <w:pStyle w:val="ListParagraph"/>
              <w:numPr>
                <w:ilvl w:val="0"/>
                <w:numId w:val="2"/>
              </w:numPr>
              <w:rPr>
                <w:strike/>
              </w:rPr>
            </w:pPr>
            <w:r w:rsidRPr="002D7631">
              <w:rPr>
                <w:strike/>
              </w:rPr>
              <w:t xml:space="preserve">Else if there is recurrent </w:t>
            </w:r>
            <w:r w:rsidR="00FB78CF" w:rsidRPr="002D7631">
              <w:rPr>
                <w:strike/>
              </w:rPr>
              <w:t xml:space="preserve"> falciparum </w:t>
            </w:r>
            <w:r w:rsidR="005C306A" w:rsidRPr="002D7631">
              <w:rPr>
                <w:strike/>
              </w:rPr>
              <w:t>parasitaemia</w:t>
            </w:r>
            <w:r w:rsidR="002D7631" w:rsidRPr="002D7631">
              <w:rPr>
                <w:strike/>
              </w:rPr>
              <w:t xml:space="preserve"> a</w:t>
            </w:r>
            <w:r w:rsidRPr="002D7631">
              <w:rPr>
                <w:strike/>
              </w:rPr>
              <w:t>contains a ‘1’</w:t>
            </w:r>
          </w:p>
          <w:p w14:paraId="622DCDCB" w14:textId="77777777" w:rsidR="002D7631" w:rsidRPr="002D7631" w:rsidRDefault="005506FB" w:rsidP="002D7631">
            <w:pPr>
              <w:pStyle w:val="ListParagraph"/>
              <w:numPr>
                <w:ilvl w:val="0"/>
                <w:numId w:val="2"/>
              </w:numPr>
            </w:pPr>
            <w:r w:rsidRPr="002D7631">
              <w:rPr>
                <w:strike/>
              </w:rPr>
              <w:t>Else contains ‘0’</w:t>
            </w:r>
          </w:p>
          <w:p w14:paraId="123CC3AF" w14:textId="77777777" w:rsidR="005506FB" w:rsidRPr="004A4C4F" w:rsidRDefault="002D7631" w:rsidP="002D7631">
            <w:pPr>
              <w:pStyle w:val="ListParagraph"/>
              <w:numPr>
                <w:ilvl w:val="0"/>
                <w:numId w:val="2"/>
              </w:numPr>
            </w:pPr>
            <w:r>
              <w:t>If outcome = ETF or LTFnoPCR, LTFRC, LTFRI, LCF, ELTF then contains a ‘1’</w:t>
            </w:r>
            <w:r>
              <w:br/>
              <w:t>Else contains ‘0’0</w:t>
            </w:r>
            <w:r w:rsidR="005506FB">
              <w:br/>
            </w:r>
          </w:p>
        </w:tc>
      </w:tr>
      <w:tr w:rsidR="005506FB" w14:paraId="65137640" w14:textId="77777777" w:rsidTr="0072573A">
        <w:tc>
          <w:tcPr>
            <w:tcW w:w="1809" w:type="dxa"/>
          </w:tcPr>
          <w:p w14:paraId="6AD90F36" w14:textId="77777777" w:rsidR="005506FB" w:rsidRPr="00552760" w:rsidRDefault="005506FB" w:rsidP="0072573A">
            <w:pPr>
              <w:rPr>
                <w:b/>
              </w:rPr>
            </w:pPr>
            <w:r w:rsidRPr="00552760">
              <w:rPr>
                <w:b/>
              </w:rPr>
              <w:t>Date: 2012-11-08</w:t>
            </w:r>
          </w:p>
        </w:tc>
        <w:tc>
          <w:tcPr>
            <w:tcW w:w="7433" w:type="dxa"/>
          </w:tcPr>
          <w:p w14:paraId="24297252" w14:textId="77777777" w:rsidR="005506FB" w:rsidRDefault="005506FB" w:rsidP="0072573A">
            <w:r>
              <w:t>Plenty of variance particularly CDCMJ and KCZNJ</w:t>
            </w:r>
          </w:p>
        </w:tc>
      </w:tr>
      <w:tr w:rsidR="00BA6D67" w14:paraId="58E6087B" w14:textId="77777777" w:rsidTr="0072573A">
        <w:tc>
          <w:tcPr>
            <w:tcW w:w="1809" w:type="dxa"/>
          </w:tcPr>
          <w:p w14:paraId="36AC5383" w14:textId="77777777" w:rsidR="00BA6D67" w:rsidRPr="00552760" w:rsidRDefault="00BA6D67" w:rsidP="0072573A">
            <w:pPr>
              <w:rPr>
                <w:b/>
              </w:rPr>
            </w:pPr>
            <w:r>
              <w:rPr>
                <w:b/>
              </w:rPr>
              <w:t>Date: 2012-11-15</w:t>
            </w:r>
          </w:p>
        </w:tc>
        <w:tc>
          <w:tcPr>
            <w:tcW w:w="7433" w:type="dxa"/>
          </w:tcPr>
          <w:p w14:paraId="0C0C8F67" w14:textId="77777777" w:rsidR="00BA6D67" w:rsidRDefault="00BA6D67" w:rsidP="0072573A">
            <w:r>
              <w:t>Code checks OK</w:t>
            </w:r>
          </w:p>
        </w:tc>
      </w:tr>
      <w:tr w:rsidR="00E14DC2" w14:paraId="4D297CC7" w14:textId="77777777" w:rsidTr="0072573A">
        <w:tc>
          <w:tcPr>
            <w:tcW w:w="1809" w:type="dxa"/>
          </w:tcPr>
          <w:p w14:paraId="0BE03B04" w14:textId="77777777" w:rsidR="00E14DC2" w:rsidRDefault="00E14DC2" w:rsidP="00E14DC2">
            <w:pPr>
              <w:rPr>
                <w:b/>
              </w:rPr>
            </w:pPr>
            <w:r>
              <w:rPr>
                <w:b/>
              </w:rPr>
              <w:t>Date: 2012-11-21</w:t>
            </w:r>
          </w:p>
        </w:tc>
        <w:tc>
          <w:tcPr>
            <w:tcW w:w="7433" w:type="dxa"/>
          </w:tcPr>
          <w:p w14:paraId="3444C43F" w14:textId="77777777" w:rsidR="00E14DC2" w:rsidRDefault="00E14DC2" w:rsidP="00E14DC2">
            <w:r>
              <w:t>Tested WWarnsetUtils  StatUnadjustedTest</w:t>
            </w:r>
          </w:p>
        </w:tc>
      </w:tr>
      <w:tr w:rsidR="005C306A" w14:paraId="188BDFF7" w14:textId="77777777" w:rsidTr="0072573A">
        <w:tc>
          <w:tcPr>
            <w:tcW w:w="1809" w:type="dxa"/>
          </w:tcPr>
          <w:p w14:paraId="4BA4BA9B" w14:textId="77777777" w:rsidR="005C306A" w:rsidRDefault="005C306A" w:rsidP="00E14DC2">
            <w:pPr>
              <w:rPr>
                <w:b/>
              </w:rPr>
            </w:pPr>
            <w:r>
              <w:rPr>
                <w:b/>
              </w:rPr>
              <w:t>Date: 2013-10-2</w:t>
            </w:r>
            <w:r w:rsidR="002D7631">
              <w:rPr>
                <w:b/>
              </w:rPr>
              <w:t>2</w:t>
            </w:r>
          </w:p>
        </w:tc>
        <w:tc>
          <w:tcPr>
            <w:tcW w:w="7433" w:type="dxa"/>
          </w:tcPr>
          <w:p w14:paraId="09979DC2" w14:textId="77777777" w:rsidR="005C306A" w:rsidRDefault="002D7631" w:rsidP="00E14DC2">
            <w:r>
              <w:t>Definition changed to check outcome column</w:t>
            </w:r>
          </w:p>
        </w:tc>
      </w:tr>
    </w:tbl>
    <w:p w14:paraId="491BBAF5" w14:textId="77777777" w:rsidR="005C306A" w:rsidRDefault="005C306A"/>
    <w:p w14:paraId="47E013A2" w14:textId="77777777" w:rsidR="005C306A" w:rsidRDefault="005C306A">
      <w:r>
        <w:br w:type="page"/>
      </w:r>
    </w:p>
    <w:p w14:paraId="7A5E0464" w14:textId="77777777" w:rsidR="005506FB" w:rsidRDefault="005C306A">
      <w:pPr>
        <w:rPr>
          <w:b/>
        </w:rPr>
      </w:pPr>
      <w:r>
        <w:rPr>
          <w:b/>
        </w:rPr>
        <w:lastRenderedPageBreak/>
        <w:t>Outcome generation</w:t>
      </w:r>
    </w:p>
    <w:tbl>
      <w:tblPr>
        <w:tblStyle w:val="TableGrid"/>
        <w:tblW w:w="0" w:type="auto"/>
        <w:tblLook w:val="04A0" w:firstRow="1" w:lastRow="0" w:firstColumn="1" w:lastColumn="0" w:noHBand="0" w:noVBand="1"/>
      </w:tblPr>
      <w:tblGrid>
        <w:gridCol w:w="4519"/>
        <w:gridCol w:w="4497"/>
      </w:tblGrid>
      <w:tr w:rsidR="005C306A" w14:paraId="41CAE123" w14:textId="77777777" w:rsidTr="005C306A">
        <w:tc>
          <w:tcPr>
            <w:tcW w:w="4621" w:type="dxa"/>
          </w:tcPr>
          <w:p w14:paraId="03DB68AB" w14:textId="77777777" w:rsidR="005C306A" w:rsidRDefault="005C306A" w:rsidP="005C306A">
            <w:r>
              <w:t xml:space="preserve">Default outcome </w:t>
            </w:r>
            <w:r>
              <w:br/>
            </w:r>
          </w:p>
        </w:tc>
        <w:tc>
          <w:tcPr>
            <w:tcW w:w="4621" w:type="dxa"/>
          </w:tcPr>
          <w:p w14:paraId="134B10A9" w14:textId="77777777" w:rsidR="005C306A" w:rsidRDefault="005C306A">
            <w:r>
              <w:t>APCR</w:t>
            </w:r>
          </w:p>
        </w:tc>
      </w:tr>
      <w:tr w:rsidR="005C306A" w14:paraId="32D4B563" w14:textId="77777777" w:rsidTr="005C306A">
        <w:tc>
          <w:tcPr>
            <w:tcW w:w="4621" w:type="dxa"/>
          </w:tcPr>
          <w:p w14:paraId="1F2BC8F8" w14:textId="77777777" w:rsidR="005C306A" w:rsidRPr="005C306A" w:rsidRDefault="005C306A" w:rsidP="005C306A">
            <w:r>
              <w:t xml:space="preserve">If flgDV4 is not Null and flgDV4=0 </w:t>
            </w:r>
          </w:p>
          <w:p w14:paraId="6DC98FFB" w14:textId="77777777" w:rsidR="005C306A" w:rsidRDefault="005C306A"/>
        </w:tc>
        <w:tc>
          <w:tcPr>
            <w:tcW w:w="4621" w:type="dxa"/>
          </w:tcPr>
          <w:p w14:paraId="68A591BC" w14:textId="77777777" w:rsidR="005C306A" w:rsidRDefault="005C306A">
            <w:r>
              <w:t>NoParaAtInc</w:t>
            </w:r>
          </w:p>
        </w:tc>
      </w:tr>
      <w:tr w:rsidR="005C306A" w14:paraId="2D12795E" w14:textId="77777777" w:rsidTr="005C306A">
        <w:tc>
          <w:tcPr>
            <w:tcW w:w="4621" w:type="dxa"/>
          </w:tcPr>
          <w:p w14:paraId="253F5382" w14:textId="77777777" w:rsidR="005C306A" w:rsidRDefault="005C306A">
            <w:r>
              <w:t>If flgDV2 is not Null and flgDV2=0</w:t>
            </w:r>
          </w:p>
        </w:tc>
        <w:tc>
          <w:tcPr>
            <w:tcW w:w="4621" w:type="dxa"/>
          </w:tcPr>
          <w:p w14:paraId="09737314" w14:textId="77777777" w:rsidR="005C306A" w:rsidRDefault="005C306A">
            <w:r>
              <w:t>NoPfAtInc</w:t>
            </w:r>
          </w:p>
        </w:tc>
      </w:tr>
      <w:tr w:rsidR="005C306A" w14:paraId="55C27B4C" w14:textId="77777777" w:rsidTr="005C306A">
        <w:tc>
          <w:tcPr>
            <w:tcW w:w="4621" w:type="dxa"/>
          </w:tcPr>
          <w:p w14:paraId="38C6E058" w14:textId="77777777" w:rsidR="005C306A" w:rsidRDefault="005C306A">
            <w:r>
              <w:t>If flgDV1 is not Null and flgDV1=0</w:t>
            </w:r>
          </w:p>
        </w:tc>
        <w:tc>
          <w:tcPr>
            <w:tcW w:w="4621" w:type="dxa"/>
          </w:tcPr>
          <w:p w14:paraId="4099579A" w14:textId="77777777" w:rsidR="005C306A" w:rsidRDefault="005C306A">
            <w:r w:rsidRPr="005C306A">
              <w:t>Hyperparasitaemia</w:t>
            </w:r>
          </w:p>
        </w:tc>
      </w:tr>
      <w:tr w:rsidR="005C306A" w14:paraId="55D98B07" w14:textId="77777777" w:rsidTr="005C306A">
        <w:tc>
          <w:tcPr>
            <w:tcW w:w="4621" w:type="dxa"/>
          </w:tcPr>
          <w:p w14:paraId="2100EFF9" w14:textId="77777777" w:rsidR="005C306A" w:rsidRDefault="005C306A">
            <w:r>
              <w:t>If flgDV14 is not Null and flgDV14=0</w:t>
            </w:r>
          </w:p>
        </w:tc>
        <w:tc>
          <w:tcPr>
            <w:tcW w:w="4621" w:type="dxa"/>
          </w:tcPr>
          <w:p w14:paraId="3C02E35F" w14:textId="77777777" w:rsidR="005C306A" w:rsidRDefault="005C306A">
            <w:r w:rsidRPr="005C306A">
              <w:t>LowHb</w:t>
            </w:r>
          </w:p>
        </w:tc>
      </w:tr>
      <w:tr w:rsidR="005C306A" w14:paraId="4CCB9812" w14:textId="77777777" w:rsidTr="005C306A">
        <w:tc>
          <w:tcPr>
            <w:tcW w:w="4621" w:type="dxa"/>
          </w:tcPr>
          <w:p w14:paraId="15B76B61" w14:textId="77777777" w:rsidR="005C306A" w:rsidRDefault="005C306A">
            <w:r>
              <w:t>If flgDV14 is not Null and flgDV13-0</w:t>
            </w:r>
          </w:p>
        </w:tc>
        <w:tc>
          <w:tcPr>
            <w:tcW w:w="4621" w:type="dxa"/>
          </w:tcPr>
          <w:p w14:paraId="389F27EE" w14:textId="77777777" w:rsidR="005C306A" w:rsidRDefault="005C306A">
            <w:r>
              <w:t>LowHt</w:t>
            </w:r>
          </w:p>
        </w:tc>
      </w:tr>
      <w:tr w:rsidR="005C306A" w14:paraId="1129B140" w14:textId="77777777" w:rsidTr="005C306A">
        <w:tc>
          <w:tcPr>
            <w:tcW w:w="4621" w:type="dxa"/>
          </w:tcPr>
          <w:p w14:paraId="3995D6BC" w14:textId="77777777" w:rsidR="005C306A" w:rsidRDefault="00E342DF">
            <w:r>
              <w:t xml:space="preserve">If flgDV11 is not Null and flgDV11&lt;earliestDay and flgDV11&lt;=outcomeDay+ 3 </w:t>
            </w:r>
          </w:p>
        </w:tc>
        <w:tc>
          <w:tcPr>
            <w:tcW w:w="4621" w:type="dxa"/>
          </w:tcPr>
          <w:p w14:paraId="445BCF3A" w14:textId="77777777" w:rsidR="005C306A" w:rsidRDefault="00E342DF">
            <w:r w:rsidRPr="00E342DF">
              <w:t>NonPfMonoInf</w:t>
            </w:r>
          </w:p>
        </w:tc>
      </w:tr>
      <w:tr w:rsidR="005C306A" w14:paraId="0E0606E3" w14:textId="77777777" w:rsidTr="005C306A">
        <w:tc>
          <w:tcPr>
            <w:tcW w:w="4621" w:type="dxa"/>
          </w:tcPr>
          <w:p w14:paraId="07819B2D" w14:textId="77777777" w:rsidR="005C306A" w:rsidRDefault="00E342DF">
            <w:r>
              <w:t>If flgEF1 is not Null and flgEF1&lt; earliest day</w:t>
            </w:r>
          </w:p>
        </w:tc>
        <w:tc>
          <w:tcPr>
            <w:tcW w:w="4621" w:type="dxa"/>
          </w:tcPr>
          <w:p w14:paraId="122AC64C" w14:textId="77777777" w:rsidR="005C306A" w:rsidRDefault="00E342DF">
            <w:r>
              <w:t>ETF</w:t>
            </w:r>
          </w:p>
        </w:tc>
      </w:tr>
      <w:tr w:rsidR="005C306A" w14:paraId="588E09E5" w14:textId="77777777" w:rsidTr="005C306A">
        <w:tc>
          <w:tcPr>
            <w:tcW w:w="4621" w:type="dxa"/>
          </w:tcPr>
          <w:p w14:paraId="1842EB90" w14:textId="77777777" w:rsidR="005C306A" w:rsidRDefault="00E342DF">
            <w:r>
              <w:t>if flgEF2 is not Null and flgEF2&lt;earliest day and flgEF2 &lt;= outcomeDay +3</w:t>
            </w:r>
          </w:p>
        </w:tc>
        <w:tc>
          <w:tcPr>
            <w:tcW w:w="4621" w:type="dxa"/>
          </w:tcPr>
          <w:p w14:paraId="5A53B686" w14:textId="77777777" w:rsidR="005C306A" w:rsidRDefault="00E342DF">
            <w:r>
              <w:t>LCF</w:t>
            </w:r>
          </w:p>
        </w:tc>
      </w:tr>
      <w:tr w:rsidR="005C306A" w14:paraId="24EB6B1A" w14:textId="77777777" w:rsidTr="005C306A">
        <w:tc>
          <w:tcPr>
            <w:tcW w:w="4621" w:type="dxa"/>
          </w:tcPr>
          <w:p w14:paraId="5C1E8083" w14:textId="77777777" w:rsidR="005C306A" w:rsidRDefault="00E342DF">
            <w:r>
              <w:t xml:space="preserve">If flgEF5 is not null and flg5&lt;earlier day </w:t>
            </w:r>
          </w:p>
        </w:tc>
        <w:tc>
          <w:tcPr>
            <w:tcW w:w="4621" w:type="dxa"/>
          </w:tcPr>
          <w:p w14:paraId="19351821" w14:textId="77777777" w:rsidR="005C306A" w:rsidRDefault="00E342DF">
            <w:r>
              <w:t>ELTF</w:t>
            </w:r>
          </w:p>
        </w:tc>
      </w:tr>
      <w:tr w:rsidR="005C306A" w14:paraId="65210BE7" w14:textId="77777777" w:rsidTr="005C306A">
        <w:tc>
          <w:tcPr>
            <w:tcW w:w="4621" w:type="dxa"/>
          </w:tcPr>
          <w:p w14:paraId="7678985D" w14:textId="77777777" w:rsidR="005C306A" w:rsidRDefault="00E342DF">
            <w:r>
              <w:t>If flgEF4 is not null and flgPCR4 is not null and flgPCR4 is not null and flgEF4 &lt; earlier day and flgEF4 &lt;= outcomeDay+3</w:t>
            </w:r>
          </w:p>
        </w:tc>
        <w:tc>
          <w:tcPr>
            <w:tcW w:w="4621" w:type="dxa"/>
          </w:tcPr>
          <w:p w14:paraId="0B7A1269" w14:textId="77777777" w:rsidR="005C306A" w:rsidRDefault="00E342DF">
            <w:r>
              <w:t>LTFNoPcr</w:t>
            </w:r>
          </w:p>
        </w:tc>
      </w:tr>
      <w:tr w:rsidR="005C306A" w14:paraId="699FC52E" w14:textId="77777777" w:rsidTr="005C306A">
        <w:tc>
          <w:tcPr>
            <w:tcW w:w="4621" w:type="dxa"/>
          </w:tcPr>
          <w:p w14:paraId="3FD27AE1" w14:textId="77777777" w:rsidR="005C306A" w:rsidRDefault="00E342DF">
            <w:r>
              <w:t>If flgEF4 is not null and flgPCR1 is not null and flgEF4&lt;earliest day and flgEF4 &lt;=outcome day +3</w:t>
            </w:r>
          </w:p>
        </w:tc>
        <w:tc>
          <w:tcPr>
            <w:tcW w:w="4621" w:type="dxa"/>
          </w:tcPr>
          <w:p w14:paraId="08C0DB0A" w14:textId="77777777" w:rsidR="005C306A" w:rsidRDefault="00E342DF">
            <w:r>
              <w:t>LTFRC</w:t>
            </w:r>
          </w:p>
        </w:tc>
      </w:tr>
      <w:tr w:rsidR="00E342DF" w14:paraId="0A3EBE77" w14:textId="77777777" w:rsidTr="005C306A">
        <w:tc>
          <w:tcPr>
            <w:tcW w:w="4621" w:type="dxa"/>
          </w:tcPr>
          <w:p w14:paraId="315C588B" w14:textId="77777777" w:rsidR="00E342DF" w:rsidRDefault="00E342DF">
            <w:r>
              <w:t>if flgEF4 is not null and flgPCR3 is not null and flgEF4&lt;earlier day and flg4&lt;outcomeDay+3</w:t>
            </w:r>
          </w:p>
        </w:tc>
        <w:tc>
          <w:tcPr>
            <w:tcW w:w="4621" w:type="dxa"/>
          </w:tcPr>
          <w:p w14:paraId="3EBD9660" w14:textId="77777777" w:rsidR="00E342DF" w:rsidRDefault="00E342DF">
            <w:r>
              <w:t>LTFRI</w:t>
            </w:r>
          </w:p>
        </w:tc>
      </w:tr>
      <w:tr w:rsidR="00E342DF" w14:paraId="29028350" w14:textId="77777777" w:rsidTr="005C306A">
        <w:tc>
          <w:tcPr>
            <w:tcW w:w="4621" w:type="dxa"/>
          </w:tcPr>
          <w:p w14:paraId="241D89B0" w14:textId="77777777" w:rsidR="00E342DF" w:rsidRDefault="00E342DF">
            <w:r>
              <w:t>if flgEF4 is not null</w:t>
            </w:r>
          </w:p>
        </w:tc>
        <w:tc>
          <w:tcPr>
            <w:tcW w:w="4621" w:type="dxa"/>
          </w:tcPr>
          <w:p w14:paraId="1C37F018" w14:textId="77777777" w:rsidR="00E342DF" w:rsidRDefault="00E342DF">
            <w:r>
              <w:t>LPF</w:t>
            </w:r>
          </w:p>
        </w:tc>
      </w:tr>
      <w:tr w:rsidR="00E342DF" w14:paraId="02C87BD8" w14:textId="77777777" w:rsidTr="005C306A">
        <w:tc>
          <w:tcPr>
            <w:tcW w:w="4621" w:type="dxa"/>
          </w:tcPr>
          <w:p w14:paraId="60746F8C" w14:textId="77777777" w:rsidR="00E342DF" w:rsidRDefault="00E342DF">
            <w:r>
              <w:t>if flgDV3 is not null and flgDV3&lt;earlier day and flgDV3+18&lt;= outcomeday</w:t>
            </w:r>
          </w:p>
        </w:tc>
        <w:tc>
          <w:tcPr>
            <w:tcW w:w="4621" w:type="dxa"/>
          </w:tcPr>
          <w:p w14:paraId="6DE845BE" w14:textId="77777777" w:rsidR="00E342DF" w:rsidRDefault="00E342DF">
            <w:r>
              <w:t>BSGap</w:t>
            </w:r>
          </w:p>
        </w:tc>
      </w:tr>
      <w:tr w:rsidR="00E342DF" w14:paraId="2AED98B2" w14:textId="77777777" w:rsidTr="005C306A">
        <w:tc>
          <w:tcPr>
            <w:tcW w:w="4621" w:type="dxa"/>
          </w:tcPr>
          <w:p w14:paraId="6043BDA5" w14:textId="77777777" w:rsidR="00E342DF" w:rsidRDefault="0091598F">
            <w:r>
              <w:t>if flgDV15 is not null and earlier day &gt;28 and outcome day==28</w:t>
            </w:r>
          </w:p>
        </w:tc>
        <w:tc>
          <w:tcPr>
            <w:tcW w:w="4621" w:type="dxa"/>
          </w:tcPr>
          <w:p w14:paraId="21CF5B48" w14:textId="77777777" w:rsidR="00E342DF" w:rsidRDefault="00E342DF">
            <w:r>
              <w:t>MissedD28</w:t>
            </w:r>
          </w:p>
        </w:tc>
      </w:tr>
      <w:tr w:rsidR="00E342DF" w14:paraId="5733FB69" w14:textId="77777777" w:rsidTr="005C306A">
        <w:tc>
          <w:tcPr>
            <w:tcW w:w="4621" w:type="dxa"/>
          </w:tcPr>
          <w:p w14:paraId="7807BFB3" w14:textId="77777777" w:rsidR="00E342DF" w:rsidRDefault="0091598F" w:rsidP="0091598F">
            <w:r>
              <w:t>if flgDV19 is not null and earlier day &gt;35 and outcome day==35</w:t>
            </w:r>
          </w:p>
        </w:tc>
        <w:tc>
          <w:tcPr>
            <w:tcW w:w="4621" w:type="dxa"/>
          </w:tcPr>
          <w:p w14:paraId="5C522A77" w14:textId="77777777" w:rsidR="00E342DF" w:rsidRDefault="00E342DF">
            <w:r>
              <w:t>MissedD35</w:t>
            </w:r>
          </w:p>
        </w:tc>
      </w:tr>
      <w:tr w:rsidR="00E342DF" w14:paraId="6F803CEF" w14:textId="77777777" w:rsidTr="005C306A">
        <w:tc>
          <w:tcPr>
            <w:tcW w:w="4621" w:type="dxa"/>
          </w:tcPr>
          <w:p w14:paraId="0040BF5E" w14:textId="77777777" w:rsidR="00E342DF" w:rsidRDefault="0091598F" w:rsidP="0091598F">
            <w:r>
              <w:t>if flgDV16 is not null and earlier day &gt;42 and outcome day==42</w:t>
            </w:r>
          </w:p>
        </w:tc>
        <w:tc>
          <w:tcPr>
            <w:tcW w:w="4621" w:type="dxa"/>
          </w:tcPr>
          <w:p w14:paraId="4EFA32EB" w14:textId="77777777" w:rsidR="00E342DF" w:rsidRDefault="00E342DF">
            <w:r>
              <w:t>MissedD42</w:t>
            </w:r>
          </w:p>
        </w:tc>
      </w:tr>
      <w:tr w:rsidR="00E342DF" w14:paraId="08201333" w14:textId="77777777" w:rsidTr="005C306A">
        <w:tc>
          <w:tcPr>
            <w:tcW w:w="4621" w:type="dxa"/>
          </w:tcPr>
          <w:p w14:paraId="25AE83B4" w14:textId="77777777" w:rsidR="00E342DF" w:rsidRDefault="0091598F">
            <w:r>
              <w:t>if flgDV17 is not null and earlier day &gt;63 and outcome day==63</w:t>
            </w:r>
          </w:p>
        </w:tc>
        <w:tc>
          <w:tcPr>
            <w:tcW w:w="4621" w:type="dxa"/>
          </w:tcPr>
          <w:p w14:paraId="32FF5301" w14:textId="77777777" w:rsidR="00E342DF" w:rsidRDefault="00E342DF">
            <w:r>
              <w:t>MissedD63</w:t>
            </w:r>
          </w:p>
        </w:tc>
      </w:tr>
    </w:tbl>
    <w:p w14:paraId="518D4A17" w14:textId="77777777" w:rsidR="005C306A" w:rsidRPr="005C306A" w:rsidRDefault="005C306A"/>
    <w:sectPr w:rsidR="005C306A" w:rsidRPr="005C306A" w:rsidSect="00F866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moreira" w:date="2013-10-15T15:46:00Z" w:initials="c">
    <w:p w14:paraId="6CB2F97A" w14:textId="77777777" w:rsidR="0038786E" w:rsidRDefault="0038786E">
      <w:pPr>
        <w:pStyle w:val="CommentText"/>
      </w:pPr>
      <w:r>
        <w:rPr>
          <w:rStyle w:val="CommentReference"/>
        </w:rPr>
        <w:annotationRef/>
      </w:r>
      <w:r>
        <w:t xml:space="preserve">See example patient 102 in study AJYER to check if this is fixed. </w:t>
      </w:r>
    </w:p>
  </w:comment>
  <w:comment w:id="10" w:author="cmoreira" w:date="2013-10-15T15:48:00Z" w:initials="c">
    <w:p w14:paraId="29199CA1" w14:textId="77777777" w:rsidR="0038786E" w:rsidRDefault="0038786E">
      <w:pPr>
        <w:pStyle w:val="CommentText"/>
      </w:pPr>
      <w:r>
        <w:rPr>
          <w:rStyle w:val="CommentReference"/>
        </w:rPr>
        <w:annotationRef/>
      </w:r>
      <w:r>
        <w:t>See  patient 3505 in JFTRK to check if this fixed</w:t>
      </w:r>
    </w:p>
  </w:comment>
  <w:comment w:id="12" w:author="cmoreira" w:date="2013-10-15T15:47:00Z" w:initials="c">
    <w:p w14:paraId="569AA820" w14:textId="77777777" w:rsidR="0038786E" w:rsidRDefault="0038786E">
      <w:pPr>
        <w:pStyle w:val="CommentText"/>
      </w:pPr>
      <w:r>
        <w:rPr>
          <w:rStyle w:val="CommentReference"/>
        </w:rPr>
        <w:annotationRef/>
      </w:r>
      <w:r>
        <w:t>Clarissa and Georgie to discuss this flag</w:t>
      </w:r>
    </w:p>
  </w:comment>
  <w:comment w:id="13" w:author="cmoreira" w:date="2013-10-15T15:47:00Z" w:initials="c">
    <w:p w14:paraId="0630B316" w14:textId="77777777" w:rsidR="0038786E" w:rsidRDefault="0038786E">
      <w:pPr>
        <w:pStyle w:val="CommentText"/>
      </w:pPr>
      <w:r>
        <w:rPr>
          <w:rStyle w:val="CommentReference"/>
        </w:rPr>
        <w:annotationRef/>
      </w:r>
      <w:r>
        <w:t>Clarissa &amp; Georgie to discuss this flag</w:t>
      </w:r>
    </w:p>
  </w:comment>
  <w:comment w:id="14" w:author="cmoreira" w:date="2013-10-14T11:37:00Z" w:initials="c">
    <w:p w14:paraId="15531635" w14:textId="77777777" w:rsidR="0038786E" w:rsidRDefault="0038786E">
      <w:pPr>
        <w:pStyle w:val="CommentText"/>
      </w:pPr>
      <w:r>
        <w:rPr>
          <w:rStyle w:val="CommentReference"/>
        </w:rPr>
        <w:annotationRef/>
      </w:r>
      <w:r>
        <w:t>This should be change to “as for early treatment failure??”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B2F97A" w15:done="0"/>
  <w15:commentEx w15:paraId="29199CA1" w15:done="0"/>
  <w15:commentEx w15:paraId="569AA820" w15:done="0"/>
  <w15:commentEx w15:paraId="0630B316" w15:done="0"/>
  <w15:commentEx w15:paraId="1553163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B2F97A" w16cid:durableId="2DC492C8"/>
  <w16cid:commentId w16cid:paraId="29199CA1" w16cid:durableId="0DC8A9C8"/>
  <w16cid:commentId w16cid:paraId="569AA820" w16cid:durableId="19F18E61"/>
  <w16cid:commentId w16cid:paraId="0630B316" w16cid:durableId="7A238928"/>
  <w16cid:commentId w16cid:paraId="15531635" w16cid:durableId="4F2C83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053"/>
    <w:multiLevelType w:val="hybridMultilevel"/>
    <w:tmpl w:val="1E70F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48011B"/>
    <w:multiLevelType w:val="hybridMultilevel"/>
    <w:tmpl w:val="54BAB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BC540C"/>
    <w:multiLevelType w:val="hybridMultilevel"/>
    <w:tmpl w:val="41862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377E27"/>
    <w:multiLevelType w:val="hybridMultilevel"/>
    <w:tmpl w:val="FB0ED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EE171E"/>
    <w:multiLevelType w:val="hybridMultilevel"/>
    <w:tmpl w:val="43AC69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01C2E03"/>
    <w:multiLevelType w:val="hybridMultilevel"/>
    <w:tmpl w:val="DB76C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1986106">
    <w:abstractNumId w:val="0"/>
  </w:num>
  <w:num w:numId="2" w16cid:durableId="247465835">
    <w:abstractNumId w:val="3"/>
  </w:num>
  <w:num w:numId="3" w16cid:durableId="1605571124">
    <w:abstractNumId w:val="4"/>
  </w:num>
  <w:num w:numId="4" w16cid:durableId="946890280">
    <w:abstractNumId w:val="2"/>
  </w:num>
  <w:num w:numId="5" w16cid:durableId="1628852956">
    <w:abstractNumId w:val="5"/>
  </w:num>
  <w:num w:numId="6" w16cid:durableId="293101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60"/>
    <w:rsid w:val="0002078D"/>
    <w:rsid w:val="00041B53"/>
    <w:rsid w:val="0004604C"/>
    <w:rsid w:val="00052EF0"/>
    <w:rsid w:val="00063248"/>
    <w:rsid w:val="000742B5"/>
    <w:rsid w:val="00075985"/>
    <w:rsid w:val="00087D93"/>
    <w:rsid w:val="00106DE9"/>
    <w:rsid w:val="001109D0"/>
    <w:rsid w:val="00122B4E"/>
    <w:rsid w:val="0013694C"/>
    <w:rsid w:val="00182545"/>
    <w:rsid w:val="001C54EE"/>
    <w:rsid w:val="001D43DF"/>
    <w:rsid w:val="001F62AD"/>
    <w:rsid w:val="001F7582"/>
    <w:rsid w:val="002115BA"/>
    <w:rsid w:val="00236300"/>
    <w:rsid w:val="00255A5D"/>
    <w:rsid w:val="00276DF1"/>
    <w:rsid w:val="00284152"/>
    <w:rsid w:val="002867B1"/>
    <w:rsid w:val="00292F93"/>
    <w:rsid w:val="002A1074"/>
    <w:rsid w:val="002C7D60"/>
    <w:rsid w:val="002D7631"/>
    <w:rsid w:val="002E7555"/>
    <w:rsid w:val="002F5227"/>
    <w:rsid w:val="003017AB"/>
    <w:rsid w:val="0031378C"/>
    <w:rsid w:val="0031430C"/>
    <w:rsid w:val="0037280D"/>
    <w:rsid w:val="0038786E"/>
    <w:rsid w:val="003B1667"/>
    <w:rsid w:val="003C2121"/>
    <w:rsid w:val="0041637A"/>
    <w:rsid w:val="00432DF0"/>
    <w:rsid w:val="0045535D"/>
    <w:rsid w:val="00466045"/>
    <w:rsid w:val="00481A06"/>
    <w:rsid w:val="00483005"/>
    <w:rsid w:val="00493573"/>
    <w:rsid w:val="004A4C4F"/>
    <w:rsid w:val="004D366C"/>
    <w:rsid w:val="004E53C7"/>
    <w:rsid w:val="00523D8E"/>
    <w:rsid w:val="00525148"/>
    <w:rsid w:val="00526C72"/>
    <w:rsid w:val="005506FB"/>
    <w:rsid w:val="00552760"/>
    <w:rsid w:val="00564CAC"/>
    <w:rsid w:val="005767B4"/>
    <w:rsid w:val="00577294"/>
    <w:rsid w:val="00596D17"/>
    <w:rsid w:val="00597CEA"/>
    <w:rsid w:val="005A33BE"/>
    <w:rsid w:val="005B073F"/>
    <w:rsid w:val="005B08AC"/>
    <w:rsid w:val="005C306A"/>
    <w:rsid w:val="005C7741"/>
    <w:rsid w:val="005E7D56"/>
    <w:rsid w:val="005F6660"/>
    <w:rsid w:val="00600510"/>
    <w:rsid w:val="00606F32"/>
    <w:rsid w:val="0062341E"/>
    <w:rsid w:val="006254EC"/>
    <w:rsid w:val="00627C5A"/>
    <w:rsid w:val="006367EE"/>
    <w:rsid w:val="00646B49"/>
    <w:rsid w:val="00650AC4"/>
    <w:rsid w:val="00665119"/>
    <w:rsid w:val="00684D60"/>
    <w:rsid w:val="006A378B"/>
    <w:rsid w:val="00704FBB"/>
    <w:rsid w:val="007101EC"/>
    <w:rsid w:val="00721D08"/>
    <w:rsid w:val="0072573A"/>
    <w:rsid w:val="007322D4"/>
    <w:rsid w:val="00746CAD"/>
    <w:rsid w:val="0075720B"/>
    <w:rsid w:val="00796377"/>
    <w:rsid w:val="007A7320"/>
    <w:rsid w:val="007C6190"/>
    <w:rsid w:val="007F23DD"/>
    <w:rsid w:val="00802F00"/>
    <w:rsid w:val="00884196"/>
    <w:rsid w:val="008B2C23"/>
    <w:rsid w:val="008C2EDB"/>
    <w:rsid w:val="008C70C7"/>
    <w:rsid w:val="008F2232"/>
    <w:rsid w:val="009130D6"/>
    <w:rsid w:val="0091598F"/>
    <w:rsid w:val="00921402"/>
    <w:rsid w:val="0093765D"/>
    <w:rsid w:val="00950888"/>
    <w:rsid w:val="00955B62"/>
    <w:rsid w:val="0096601D"/>
    <w:rsid w:val="00970CC6"/>
    <w:rsid w:val="009815B2"/>
    <w:rsid w:val="00996069"/>
    <w:rsid w:val="009A645F"/>
    <w:rsid w:val="009D4D65"/>
    <w:rsid w:val="009D4DF6"/>
    <w:rsid w:val="00A322D4"/>
    <w:rsid w:val="00A417D5"/>
    <w:rsid w:val="00A46045"/>
    <w:rsid w:val="00A81F88"/>
    <w:rsid w:val="00AA7D5E"/>
    <w:rsid w:val="00AB1C12"/>
    <w:rsid w:val="00AB7751"/>
    <w:rsid w:val="00AD68D6"/>
    <w:rsid w:val="00AE7D5A"/>
    <w:rsid w:val="00B03401"/>
    <w:rsid w:val="00B12144"/>
    <w:rsid w:val="00B132EF"/>
    <w:rsid w:val="00B265EF"/>
    <w:rsid w:val="00B52DF7"/>
    <w:rsid w:val="00B54ADD"/>
    <w:rsid w:val="00B645FF"/>
    <w:rsid w:val="00BA6D67"/>
    <w:rsid w:val="00BC2C77"/>
    <w:rsid w:val="00BE00DF"/>
    <w:rsid w:val="00BE351D"/>
    <w:rsid w:val="00BF033A"/>
    <w:rsid w:val="00BF7E8E"/>
    <w:rsid w:val="00C31010"/>
    <w:rsid w:val="00C31EDD"/>
    <w:rsid w:val="00C412E7"/>
    <w:rsid w:val="00C55128"/>
    <w:rsid w:val="00C637D9"/>
    <w:rsid w:val="00C80EE4"/>
    <w:rsid w:val="00CC1739"/>
    <w:rsid w:val="00CF1349"/>
    <w:rsid w:val="00D0350E"/>
    <w:rsid w:val="00D139BA"/>
    <w:rsid w:val="00D532BB"/>
    <w:rsid w:val="00D62076"/>
    <w:rsid w:val="00D71F5B"/>
    <w:rsid w:val="00D85093"/>
    <w:rsid w:val="00DE05BF"/>
    <w:rsid w:val="00DE0848"/>
    <w:rsid w:val="00DF57EF"/>
    <w:rsid w:val="00E03B95"/>
    <w:rsid w:val="00E14DC2"/>
    <w:rsid w:val="00E342DF"/>
    <w:rsid w:val="00E90617"/>
    <w:rsid w:val="00EA048D"/>
    <w:rsid w:val="00ED378E"/>
    <w:rsid w:val="00EE2355"/>
    <w:rsid w:val="00EF0365"/>
    <w:rsid w:val="00F0667D"/>
    <w:rsid w:val="00F46672"/>
    <w:rsid w:val="00F547B0"/>
    <w:rsid w:val="00F86655"/>
    <w:rsid w:val="00FA71CF"/>
    <w:rsid w:val="00FB78CF"/>
    <w:rsid w:val="00FC7506"/>
    <w:rsid w:val="00FE0AD3"/>
    <w:rsid w:val="00FE7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969D"/>
  <w15:docId w15:val="{E454319E-1BBE-1E4F-B23B-87D14BEB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2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378B"/>
    <w:pPr>
      <w:ind w:left="720"/>
      <w:contextualSpacing/>
    </w:pPr>
  </w:style>
  <w:style w:type="paragraph" w:styleId="Title">
    <w:name w:val="Title"/>
    <w:basedOn w:val="Normal"/>
    <w:next w:val="Normal"/>
    <w:link w:val="TitleChar"/>
    <w:uiPriority w:val="10"/>
    <w:qFormat/>
    <w:rsid w:val="00432DF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2DF0"/>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5C7741"/>
    <w:rPr>
      <w:sz w:val="16"/>
      <w:szCs w:val="16"/>
    </w:rPr>
  </w:style>
  <w:style w:type="paragraph" w:styleId="CommentText">
    <w:name w:val="annotation text"/>
    <w:basedOn w:val="Normal"/>
    <w:link w:val="CommentTextChar"/>
    <w:uiPriority w:val="99"/>
    <w:semiHidden/>
    <w:unhideWhenUsed/>
    <w:rsid w:val="005C7741"/>
    <w:pPr>
      <w:spacing w:line="240" w:lineRule="auto"/>
    </w:pPr>
    <w:rPr>
      <w:sz w:val="20"/>
      <w:szCs w:val="20"/>
    </w:rPr>
  </w:style>
  <w:style w:type="character" w:customStyle="1" w:styleId="CommentTextChar">
    <w:name w:val="Comment Text Char"/>
    <w:basedOn w:val="DefaultParagraphFont"/>
    <w:link w:val="CommentText"/>
    <w:uiPriority w:val="99"/>
    <w:semiHidden/>
    <w:rsid w:val="005C7741"/>
    <w:rPr>
      <w:sz w:val="20"/>
      <w:szCs w:val="20"/>
    </w:rPr>
  </w:style>
  <w:style w:type="paragraph" w:styleId="CommentSubject">
    <w:name w:val="annotation subject"/>
    <w:basedOn w:val="CommentText"/>
    <w:next w:val="CommentText"/>
    <w:link w:val="CommentSubjectChar"/>
    <w:uiPriority w:val="99"/>
    <w:semiHidden/>
    <w:unhideWhenUsed/>
    <w:rsid w:val="005C7741"/>
    <w:rPr>
      <w:b/>
      <w:bCs/>
    </w:rPr>
  </w:style>
  <w:style w:type="character" w:customStyle="1" w:styleId="CommentSubjectChar">
    <w:name w:val="Comment Subject Char"/>
    <w:basedOn w:val="CommentTextChar"/>
    <w:link w:val="CommentSubject"/>
    <w:uiPriority w:val="99"/>
    <w:semiHidden/>
    <w:rsid w:val="005C7741"/>
    <w:rPr>
      <w:b/>
      <w:bCs/>
      <w:sz w:val="20"/>
      <w:szCs w:val="20"/>
    </w:rPr>
  </w:style>
  <w:style w:type="paragraph" w:styleId="BalloonText">
    <w:name w:val="Balloon Text"/>
    <w:basedOn w:val="Normal"/>
    <w:link w:val="BalloonTextChar"/>
    <w:uiPriority w:val="99"/>
    <w:semiHidden/>
    <w:unhideWhenUsed/>
    <w:rsid w:val="005C7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7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6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a5d53a2-984d-402b-b5e1-7452e3e25603">
      <Terms xmlns="http://schemas.microsoft.com/office/infopath/2007/PartnerControls"/>
    </lcf76f155ced4ddcb4097134ff3c332f>
    <TaxCatchAll xmlns="06d9227d-f655-49f4-8777-fd8fee2633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B8531CDE7713449753E462688CA909" ma:contentTypeVersion="15" ma:contentTypeDescription="Create a new document." ma:contentTypeScope="" ma:versionID="9677d6f62dc3248e8c7bee30ebc5a573">
  <xsd:schema xmlns:xsd="http://www.w3.org/2001/XMLSchema" xmlns:xs="http://www.w3.org/2001/XMLSchema" xmlns:p="http://schemas.microsoft.com/office/2006/metadata/properties" xmlns:ns2="5a5d53a2-984d-402b-b5e1-7452e3e25603" xmlns:ns3="06d9227d-f655-49f4-8777-fd8fee2633a8" targetNamespace="http://schemas.microsoft.com/office/2006/metadata/properties" ma:root="true" ma:fieldsID="f40e2a870b487d83cfe6721b42690ba5" ns2:_="" ns3:_="">
    <xsd:import namespace="5a5d53a2-984d-402b-b5e1-7452e3e25603"/>
    <xsd:import namespace="06d9227d-f655-49f4-8777-fd8fee2633a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d53a2-984d-402b-b5e1-7452e3e25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6d9227d-f655-49f4-8777-fd8fee2633a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912ffa-ca18-479b-91b8-c15c998fc921}" ma:internalName="TaxCatchAll" ma:showField="CatchAllData" ma:web="06d9227d-f655-49f4-8777-fd8fee263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9FED8-0E18-40F4-A0C1-F730EA62FB0C}">
  <ds:schemaRefs>
    <ds:schemaRef ds:uri="http://schemas.microsoft.com/office/2006/metadata/properties"/>
    <ds:schemaRef ds:uri="http://www.w3.org/2000/xmlns/"/>
    <ds:schemaRef ds:uri="5a5d53a2-984d-402b-b5e1-7452e3e25603"/>
    <ds:schemaRef ds:uri="http://schemas.microsoft.com/office/infopath/2007/PartnerControls"/>
    <ds:schemaRef ds:uri="06d9227d-f655-49f4-8777-fd8fee2633a8"/>
    <ds:schemaRef ds:uri="http://www.w3.org/2001/XMLSchema-instance"/>
  </ds:schemaRefs>
</ds:datastoreItem>
</file>

<file path=customXml/itemProps2.xml><?xml version="1.0" encoding="utf-8"?>
<ds:datastoreItem xmlns:ds="http://schemas.openxmlformats.org/officeDocument/2006/customXml" ds:itemID="{F8B6180A-038F-4D32-9C85-E84978F05479}">
  <ds:schemaRefs>
    <ds:schemaRef ds:uri="http://schemas.microsoft.com/sharepoint/v3/contenttype/forms"/>
  </ds:schemaRefs>
</ds:datastoreItem>
</file>

<file path=customXml/itemProps3.xml><?xml version="1.0" encoding="utf-8"?>
<ds:datastoreItem xmlns:ds="http://schemas.openxmlformats.org/officeDocument/2006/customXml" ds:itemID="{91B42669-46A8-4522-AC8F-FB878B6D46C9}">
  <ds:schemaRefs>
    <ds:schemaRef ds:uri="http://schemas.microsoft.com/office/2006/metadata/contentType"/>
    <ds:schemaRef ds:uri="http://schemas.microsoft.com/office/2006/metadata/properties/metaAttributes"/>
    <ds:schemaRef ds:uri="http://www.w3.org/2000/xmlns/"/>
    <ds:schemaRef ds:uri="http://www.w3.org/2001/XMLSchema"/>
    <ds:schemaRef ds:uri="5a5d53a2-984d-402b-b5e1-7452e3e25603"/>
    <ds:schemaRef ds:uri="06d9227d-f655-49f4-8777-fd8fee2633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4345</Words>
  <Characters>24771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Payne</dc:creator>
  <cp:lastModifiedBy>JUAN SEBASTIAN HURTADO ZAPATA</cp:lastModifiedBy>
  <cp:revision>2</cp:revision>
  <cp:lastPrinted>2013-10-21T14:47:00Z</cp:lastPrinted>
  <dcterms:created xsi:type="dcterms:W3CDTF">2025-11-16T16:35:00Z</dcterms:created>
  <dcterms:modified xsi:type="dcterms:W3CDTF">2025-11-16T16:35:00Z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0x0101006FB8531CDE7713449753E462688CA909</vt:lpwstr>
  </property>
</Properties>
</file>